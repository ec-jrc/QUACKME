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A4D10" w14:textId="77777777" w:rsidR="00DF6BC0" w:rsidRDefault="00DF6BC0" w:rsidP="00C0536F">
      <w:pPr>
        <w:jc w:val="both"/>
        <w:rPr>
          <w:b/>
          <w:sz w:val="44"/>
          <w:szCs w:val="44"/>
          <w:lang w:val="en-GB"/>
        </w:rPr>
      </w:pPr>
    </w:p>
    <w:p w14:paraId="5C8B05A0" w14:textId="77777777" w:rsidR="00DF6BC0" w:rsidRDefault="00DF6BC0" w:rsidP="00DF6BC0">
      <w:pPr>
        <w:jc w:val="center"/>
        <w:rPr>
          <w:b/>
          <w:sz w:val="44"/>
          <w:szCs w:val="44"/>
          <w:lang w:val="en-GB"/>
        </w:rPr>
      </w:pPr>
    </w:p>
    <w:p w14:paraId="5C63A869" w14:textId="77777777" w:rsidR="00DF6BC0" w:rsidRDefault="00DF6BC0" w:rsidP="00DF6BC0">
      <w:pPr>
        <w:jc w:val="center"/>
        <w:rPr>
          <w:b/>
          <w:sz w:val="44"/>
          <w:szCs w:val="44"/>
          <w:lang w:val="en-GB"/>
        </w:rPr>
      </w:pPr>
    </w:p>
    <w:p w14:paraId="7640A373" w14:textId="77777777" w:rsidR="00DF6BC0" w:rsidRDefault="009242F3" w:rsidP="00DF6BC0">
      <w:pPr>
        <w:jc w:val="center"/>
        <w:rPr>
          <w:b/>
          <w:sz w:val="44"/>
          <w:szCs w:val="44"/>
          <w:lang w:val="en-GB"/>
        </w:rPr>
      </w:pPr>
      <w:r w:rsidRPr="004A0C20">
        <w:rPr>
          <w:sz w:val="56"/>
          <w:szCs w:val="56"/>
          <w:lang w:val="en-GB"/>
        </w:rPr>
        <w:t>Qu</w:t>
      </w:r>
      <w:r w:rsidRPr="007C55B5">
        <w:rPr>
          <w:sz w:val="56"/>
          <w:szCs w:val="56"/>
          <w:lang w:val="en-GB"/>
        </w:rPr>
        <w:t xml:space="preserve">ality Checks </w:t>
      </w:r>
      <w:r w:rsidR="004A0C20">
        <w:rPr>
          <w:sz w:val="56"/>
          <w:szCs w:val="56"/>
          <w:lang w:val="en-GB"/>
        </w:rPr>
        <w:t xml:space="preserve">for </w:t>
      </w:r>
      <w:r w:rsidRPr="007C55B5">
        <w:rPr>
          <w:sz w:val="56"/>
          <w:szCs w:val="56"/>
          <w:lang w:val="en-GB"/>
        </w:rPr>
        <w:t>Meteorological data</w:t>
      </w:r>
      <w:r w:rsidRPr="007C55B5">
        <w:rPr>
          <w:sz w:val="56"/>
          <w:szCs w:val="56"/>
          <w:lang w:val="en-GB"/>
        </w:rPr>
        <w:br/>
      </w:r>
      <w:r w:rsidR="00DF6BC0" w:rsidRPr="007C55B5">
        <w:rPr>
          <w:sz w:val="56"/>
          <w:szCs w:val="56"/>
          <w:lang w:val="en-GB"/>
        </w:rPr>
        <w:t xml:space="preserve"> </w:t>
      </w:r>
      <w:r w:rsidRPr="007C55B5">
        <w:rPr>
          <w:sz w:val="56"/>
          <w:szCs w:val="56"/>
          <w:lang w:val="en-GB"/>
        </w:rPr>
        <w:t>(QUACKME</w:t>
      </w:r>
      <w:r w:rsidR="007C55B5">
        <w:rPr>
          <w:sz w:val="56"/>
          <w:szCs w:val="56"/>
          <w:lang w:val="en-GB"/>
        </w:rPr>
        <w:t>)</w:t>
      </w:r>
    </w:p>
    <w:p w14:paraId="28CB74C8" w14:textId="77777777" w:rsidR="00581063" w:rsidRDefault="00581063" w:rsidP="00DF6BC0">
      <w:pPr>
        <w:jc w:val="center"/>
        <w:rPr>
          <w:b/>
          <w:sz w:val="44"/>
          <w:szCs w:val="44"/>
          <w:lang w:val="en-GB"/>
        </w:rPr>
      </w:pPr>
    </w:p>
    <w:p w14:paraId="204BD5D4" w14:textId="77777777" w:rsidR="00AD44F1" w:rsidRDefault="00AD44F1" w:rsidP="00DF6BC0">
      <w:pPr>
        <w:jc w:val="center"/>
        <w:rPr>
          <w:b/>
          <w:sz w:val="44"/>
          <w:szCs w:val="44"/>
          <w:lang w:val="en-GB"/>
        </w:rPr>
      </w:pPr>
    </w:p>
    <w:p w14:paraId="1856F033" w14:textId="77777777" w:rsidR="00880917" w:rsidRPr="007C55B5" w:rsidRDefault="00880917" w:rsidP="007C55B5">
      <w:pPr>
        <w:jc w:val="right"/>
        <w:rPr>
          <w:i/>
          <w:color w:val="808080" w:themeColor="background1" w:themeShade="80"/>
          <w:sz w:val="32"/>
          <w:szCs w:val="32"/>
          <w:lang w:val="en-GB"/>
        </w:rPr>
      </w:pPr>
      <w:r w:rsidRPr="007C55B5">
        <w:rPr>
          <w:i/>
          <w:color w:val="808080" w:themeColor="background1" w:themeShade="80"/>
          <w:sz w:val="32"/>
          <w:szCs w:val="32"/>
          <w:lang w:val="en-GB"/>
        </w:rPr>
        <w:t>Architectural &amp; Technical Guide</w:t>
      </w:r>
    </w:p>
    <w:p w14:paraId="5A498142" w14:textId="77777777" w:rsidR="00880917" w:rsidRDefault="005A1DDF" w:rsidP="007C55B5">
      <w:pPr>
        <w:jc w:val="right"/>
        <w:rPr>
          <w:b/>
          <w:sz w:val="44"/>
          <w:szCs w:val="44"/>
          <w:lang w:val="en-GB"/>
        </w:rPr>
      </w:pPr>
      <w:r w:rsidRPr="00AD44F1">
        <w:rPr>
          <w:sz w:val="24"/>
          <w:szCs w:val="24"/>
        </w:rPr>
        <w:t>Bratu,</w:t>
      </w:r>
      <w:r w:rsidR="007C55B5" w:rsidRPr="00AD44F1">
        <w:rPr>
          <w:sz w:val="24"/>
          <w:szCs w:val="24"/>
        </w:rPr>
        <w:t xml:space="preserve"> M</w:t>
      </w:r>
      <w:r>
        <w:t>.</w:t>
      </w:r>
    </w:p>
    <w:p w14:paraId="50F0ABAC" w14:textId="77777777" w:rsidR="00DF6BC0" w:rsidRDefault="00DF6BC0" w:rsidP="00DF6BC0">
      <w:pPr>
        <w:jc w:val="center"/>
        <w:rPr>
          <w:b/>
          <w:sz w:val="44"/>
          <w:szCs w:val="44"/>
          <w:lang w:val="en-GB"/>
        </w:rPr>
      </w:pPr>
    </w:p>
    <w:p w14:paraId="3BF6D880" w14:textId="77777777" w:rsidR="00DF6BC0" w:rsidRDefault="00DF6BC0">
      <w:pPr>
        <w:rPr>
          <w:rFonts w:ascii="Arial" w:hAnsi="Arial" w:cs="Arial"/>
          <w:sz w:val="40"/>
          <w:szCs w:val="40"/>
        </w:rPr>
      </w:pPr>
    </w:p>
    <w:p w14:paraId="07DC7960" w14:textId="77777777" w:rsidR="00DF6BC0" w:rsidRDefault="00DF6BC0">
      <w:pPr>
        <w:rPr>
          <w:rFonts w:ascii="Arial" w:hAnsi="Arial" w:cs="Arial"/>
          <w:sz w:val="40"/>
          <w:szCs w:val="40"/>
        </w:rPr>
      </w:pPr>
    </w:p>
    <w:p w14:paraId="3029074E" w14:textId="77777777" w:rsidR="00DF6BC0" w:rsidRDefault="00722718">
      <w:pPr>
        <w:rPr>
          <w:rFonts w:ascii="Arial" w:hAnsi="Arial" w:cs="Arial"/>
          <w:sz w:val="40"/>
          <w:szCs w:val="40"/>
        </w:rPr>
      </w:pPr>
      <w:r>
        <w:rPr>
          <w:rFonts w:ascii="Arial" w:hAnsi="Arial" w:cs="Arial"/>
          <w:noProof/>
          <w:sz w:val="40"/>
          <w:szCs w:val="40"/>
          <w:lang w:val="it-IT" w:eastAsia="it-IT"/>
        </w:rPr>
        <w:drawing>
          <wp:anchor distT="0" distB="0" distL="114300" distR="114300" simplePos="0" relativeHeight="251659264" behindDoc="0" locked="0" layoutInCell="1" allowOverlap="1" wp14:anchorId="474A3534" wp14:editId="04E7F2CF">
            <wp:simplePos x="0" y="0"/>
            <wp:positionH relativeFrom="margin">
              <wp:posOffset>2543175</wp:posOffset>
            </wp:positionH>
            <wp:positionV relativeFrom="page">
              <wp:posOffset>9103658</wp:posOffset>
            </wp:positionV>
            <wp:extent cx="855345" cy="57404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PageFoo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5345" cy="574040"/>
                    </a:xfrm>
                    <a:prstGeom prst="rect">
                      <a:avLst/>
                    </a:prstGeom>
                  </pic:spPr>
                </pic:pic>
              </a:graphicData>
            </a:graphic>
            <wp14:sizeRelH relativeFrom="margin">
              <wp14:pctWidth>0</wp14:pctWidth>
            </wp14:sizeRelH>
            <wp14:sizeRelV relativeFrom="margin">
              <wp14:pctHeight>0</wp14:pctHeight>
            </wp14:sizeRelV>
          </wp:anchor>
        </w:drawing>
      </w:r>
    </w:p>
    <w:p w14:paraId="310A145A" w14:textId="77777777" w:rsidR="00692511" w:rsidRDefault="00692511" w:rsidP="00692511">
      <w:pPr>
        <w:pStyle w:val="JRCCovertext"/>
      </w:pPr>
    </w:p>
    <w:p w14:paraId="6ABB9271" w14:textId="77777777" w:rsidR="00692511" w:rsidRDefault="00692511" w:rsidP="00692511">
      <w:pPr>
        <w:pStyle w:val="JRCCovertext"/>
      </w:pPr>
    </w:p>
    <w:p w14:paraId="38EDD969" w14:textId="77777777" w:rsidR="00692511" w:rsidRPr="00F511AD" w:rsidRDefault="00692511" w:rsidP="00692511">
      <w:pPr>
        <w:pStyle w:val="JRCCovertext"/>
      </w:pPr>
      <w:r w:rsidRPr="00F511AD">
        <w:t xml:space="preserve">This publication is a </w:t>
      </w:r>
      <w:r>
        <w:t>Technical</w:t>
      </w:r>
      <w:r w:rsidRPr="00F511AD">
        <w:t xml:space="preserve"> report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t>that</w:t>
      </w:r>
      <w:r w:rsidRPr="00F511AD">
        <w:t xml:space="preserve"> might be made of this publication.</w:t>
      </w:r>
    </w:p>
    <w:p w14:paraId="17BA5B40" w14:textId="77777777" w:rsidR="00692511" w:rsidRPr="00F511AD" w:rsidRDefault="00692511" w:rsidP="00692511">
      <w:pPr>
        <w:pStyle w:val="JRCCovertext"/>
      </w:pPr>
    </w:p>
    <w:p w14:paraId="634B7260" w14:textId="77777777" w:rsidR="00692511" w:rsidRDefault="00692511" w:rsidP="00692511">
      <w:pPr>
        <w:pStyle w:val="JRCCovertext"/>
      </w:pPr>
      <w:r w:rsidRPr="00582101">
        <w:t xml:space="preserve"> </w:t>
      </w:r>
    </w:p>
    <w:p w14:paraId="606FBBB1" w14:textId="77777777" w:rsidR="0027238C" w:rsidRPr="00582101" w:rsidRDefault="0027238C" w:rsidP="00692511">
      <w:pPr>
        <w:pStyle w:val="JRCCovertext"/>
      </w:pPr>
    </w:p>
    <w:p w14:paraId="398067F1" w14:textId="77777777" w:rsidR="00692511" w:rsidRPr="00582101" w:rsidRDefault="00692511" w:rsidP="00692511">
      <w:pPr>
        <w:pStyle w:val="JRCCovertext"/>
      </w:pPr>
    </w:p>
    <w:p w14:paraId="0E205EF2" w14:textId="77777777" w:rsidR="00692511" w:rsidRPr="00582101" w:rsidRDefault="00692511" w:rsidP="00692511">
      <w:pPr>
        <w:pStyle w:val="JRCCovertext"/>
        <w:tabs>
          <w:tab w:val="left" w:pos="9957"/>
        </w:tabs>
      </w:pPr>
      <w:r w:rsidRPr="00582101">
        <w:t>JRC Science Hub</w:t>
      </w:r>
      <w:r>
        <w:tab/>
      </w:r>
    </w:p>
    <w:p w14:paraId="0AE72DF4" w14:textId="77777777" w:rsidR="00692511" w:rsidRPr="00582101" w:rsidRDefault="00692511" w:rsidP="00692511">
      <w:pPr>
        <w:pStyle w:val="JRCCovertext"/>
      </w:pPr>
      <w:r w:rsidRPr="00582101">
        <w:t>https://ec.europa.eu/jrc</w:t>
      </w:r>
    </w:p>
    <w:p w14:paraId="61DA9A6B" w14:textId="77777777" w:rsidR="00692511" w:rsidRPr="00582101" w:rsidRDefault="00692511" w:rsidP="00692511">
      <w:pPr>
        <w:pStyle w:val="JRCCovertext"/>
      </w:pPr>
    </w:p>
    <w:p w14:paraId="1A62DE3B" w14:textId="77777777" w:rsidR="00692511" w:rsidRPr="00582101" w:rsidRDefault="00692511" w:rsidP="00692511">
      <w:pPr>
        <w:pStyle w:val="JRCCovertext"/>
      </w:pPr>
    </w:p>
    <w:p w14:paraId="5DF42B5D" w14:textId="77777777" w:rsidR="00692511" w:rsidRPr="009F35B1" w:rsidRDefault="00692511" w:rsidP="00692511">
      <w:pPr>
        <w:pStyle w:val="JRCCovertext"/>
      </w:pPr>
    </w:p>
    <w:p w14:paraId="7B3075E2" w14:textId="77777777" w:rsidR="00692511" w:rsidRPr="00582101" w:rsidRDefault="00692511" w:rsidP="00692511">
      <w:pPr>
        <w:pStyle w:val="JRCCovertext"/>
      </w:pPr>
      <w:r w:rsidRPr="00F511AD">
        <w:t>© European Union, 20</w:t>
      </w:r>
      <w:r>
        <w:t>18</w:t>
      </w:r>
    </w:p>
    <w:p w14:paraId="0D275CE9" w14:textId="77777777" w:rsidR="00692511" w:rsidRPr="00F511AD" w:rsidRDefault="00692511" w:rsidP="00692511">
      <w:pPr>
        <w:pStyle w:val="JRCCovertext"/>
      </w:pPr>
    </w:p>
    <w:p w14:paraId="3A240939" w14:textId="77777777" w:rsidR="00692511" w:rsidRPr="00F511AD" w:rsidRDefault="00692511" w:rsidP="00692511">
      <w:pPr>
        <w:pStyle w:val="JRCCovertext"/>
      </w:pPr>
      <w:r w:rsidRPr="00F511AD">
        <w:t>The reuse of the document is authorised, provided the source is acknowledged and the original meaning or message of the texts are not distorted. The European Commission shall not be held liable for any consequences stemming from the reuse.</w:t>
      </w:r>
    </w:p>
    <w:p w14:paraId="13829A7D" w14:textId="77777777" w:rsidR="00692511" w:rsidRPr="00F511AD" w:rsidRDefault="00692511" w:rsidP="00692511">
      <w:pPr>
        <w:pStyle w:val="JRCCovertext"/>
      </w:pPr>
    </w:p>
    <w:p w14:paraId="146D6B87" w14:textId="77777777" w:rsidR="00692511" w:rsidRPr="00F511AD" w:rsidRDefault="00692511" w:rsidP="00692511">
      <w:pPr>
        <w:pStyle w:val="JRCCovertext"/>
      </w:pPr>
      <w:r w:rsidRPr="00F511AD">
        <w:t xml:space="preserve">How to cite this report: </w:t>
      </w:r>
      <w:r>
        <w:t>Bratu M.,</w:t>
      </w:r>
      <w:r w:rsidRPr="00F511AD">
        <w:t xml:space="preserve"> </w:t>
      </w:r>
      <w:r w:rsidRPr="00AD44F1">
        <w:rPr>
          <w:i/>
        </w:rPr>
        <w:t xml:space="preserve">Quality Checks </w:t>
      </w:r>
      <w:r w:rsidR="004A0C20">
        <w:rPr>
          <w:i/>
        </w:rPr>
        <w:t xml:space="preserve">for </w:t>
      </w:r>
      <w:r w:rsidRPr="00AD44F1">
        <w:rPr>
          <w:i/>
        </w:rPr>
        <w:t>Meteorological Data (QUACKME)</w:t>
      </w:r>
      <w:r w:rsidR="00ED7F45">
        <w:rPr>
          <w:i/>
        </w:rPr>
        <w:t xml:space="preserve"> – Technical Guide</w:t>
      </w:r>
      <w:r>
        <w:t>,</w:t>
      </w:r>
      <w:r w:rsidRPr="00F511AD">
        <w:t xml:space="preserve"> EUR</w:t>
      </w:r>
      <w:r>
        <w:t>,</w:t>
      </w:r>
      <w:r w:rsidRPr="00F511AD">
        <w:t xml:space="preserve"> </w:t>
      </w:r>
      <w:r w:rsidR="00722718">
        <w:t>November</w:t>
      </w:r>
      <w:r>
        <w:t xml:space="preserve"> 2018</w:t>
      </w:r>
    </w:p>
    <w:p w14:paraId="44C2E3C6" w14:textId="77777777" w:rsidR="00692511" w:rsidRPr="00F511AD" w:rsidRDefault="00692511" w:rsidP="00692511">
      <w:pPr>
        <w:pStyle w:val="JRCCovertext"/>
      </w:pPr>
    </w:p>
    <w:p w14:paraId="03A8F295" w14:textId="77777777" w:rsidR="00692511" w:rsidRPr="00582101" w:rsidRDefault="00692511" w:rsidP="00692511">
      <w:pPr>
        <w:pStyle w:val="JRCCovertext"/>
      </w:pPr>
      <w:r w:rsidRPr="00F511AD">
        <w:t xml:space="preserve">All images © European Union </w:t>
      </w:r>
      <w:r>
        <w:t>2018</w:t>
      </w:r>
      <w:r w:rsidRPr="00F511AD">
        <w:t xml:space="preserve"> </w:t>
      </w:r>
    </w:p>
    <w:p w14:paraId="036EF4D5" w14:textId="77777777" w:rsidR="00692511" w:rsidRPr="00582101" w:rsidRDefault="00692511" w:rsidP="00692511">
      <w:pPr>
        <w:pStyle w:val="JRCCovertext"/>
        <w:rPr>
          <w:i/>
        </w:rPr>
      </w:pPr>
    </w:p>
    <w:p w14:paraId="52B3336B" w14:textId="77777777" w:rsidR="00692511" w:rsidRPr="00582101" w:rsidRDefault="00692511" w:rsidP="00692511">
      <w:pPr>
        <w:pStyle w:val="JRCCovertext"/>
        <w:rPr>
          <w:i/>
        </w:rPr>
      </w:pPr>
      <w:r w:rsidRPr="00582101">
        <w:rPr>
          <w:i/>
        </w:rPr>
        <w:t>Printed in Italy</w:t>
      </w:r>
    </w:p>
    <w:p w14:paraId="3FC877DF" w14:textId="77777777" w:rsidR="00426FAF" w:rsidRDefault="00F1573A" w:rsidP="00426FAF">
      <w:pPr>
        <w:rPr>
          <w:b/>
          <w:sz w:val="28"/>
          <w:szCs w:val="28"/>
        </w:rPr>
      </w:pPr>
      <w:r>
        <w:rPr>
          <w:rFonts w:ascii="Arial" w:hAnsi="Arial" w:cs="Arial"/>
          <w:sz w:val="40"/>
          <w:szCs w:val="40"/>
        </w:rPr>
        <w:br w:type="page"/>
      </w:r>
      <w:r w:rsidR="006B4986" w:rsidRPr="006B4986">
        <w:rPr>
          <w:b/>
          <w:sz w:val="28"/>
          <w:szCs w:val="28"/>
        </w:rPr>
        <w:lastRenderedPageBreak/>
        <w:t>Contents</w:t>
      </w:r>
    </w:p>
    <w:sdt>
      <w:sdtPr>
        <w:id w:val="797118224"/>
        <w:docPartObj>
          <w:docPartGallery w:val="Table of Contents"/>
          <w:docPartUnique/>
        </w:docPartObj>
      </w:sdtPr>
      <w:sdtEndPr>
        <w:rPr>
          <w:b/>
          <w:bCs/>
          <w:noProof/>
        </w:rPr>
      </w:sdtEndPr>
      <w:sdtContent>
        <w:p w14:paraId="08AB845A" w14:textId="77777777" w:rsidR="006B4986" w:rsidRPr="006B4986" w:rsidRDefault="006B4986" w:rsidP="00426FAF">
          <w:pPr>
            <w:rPr>
              <w:rStyle w:val="Collegamentoipertestuale"/>
              <w:rFonts w:ascii="Arial" w:hAnsi="Arial" w:cs="Arial"/>
              <w:noProof/>
              <w:color w:val="auto"/>
              <w:sz w:val="22"/>
            </w:rPr>
          </w:pPr>
        </w:p>
        <w:p w14:paraId="45C93E59" w14:textId="77777777" w:rsidR="009147C1" w:rsidRDefault="006B4986">
          <w:pPr>
            <w:pStyle w:val="Sommario1"/>
            <w:tabs>
              <w:tab w:val="right" w:leader="dot" w:pos="9350"/>
            </w:tabs>
            <w:rPr>
              <w:ins w:id="1" w:author="Account Microsoft" w:date="2021-04-07T10:46:00Z"/>
              <w:rFonts w:asciiTheme="minorHAnsi" w:eastAsiaTheme="minorEastAsia" w:hAnsiTheme="minorHAnsi"/>
              <w:noProof/>
              <w:sz w:val="22"/>
              <w:lang w:val="it-IT" w:eastAsia="it-IT"/>
            </w:rPr>
          </w:pPr>
          <w:r>
            <w:fldChar w:fldCharType="begin"/>
          </w:r>
          <w:r>
            <w:instrText xml:space="preserve"> TOC \o "1-3" \h \z \u </w:instrText>
          </w:r>
          <w:r>
            <w:fldChar w:fldCharType="separate"/>
          </w:r>
          <w:ins w:id="2" w:author="Account Microsoft" w:date="2021-04-07T10:46:00Z">
            <w:r w:rsidR="009147C1" w:rsidRPr="005F0B52">
              <w:rPr>
                <w:rStyle w:val="Collegamentoipertestuale"/>
                <w:noProof/>
              </w:rPr>
              <w:fldChar w:fldCharType="begin"/>
            </w:r>
            <w:r w:rsidR="009147C1" w:rsidRPr="005F0B52">
              <w:rPr>
                <w:rStyle w:val="Collegamentoipertestuale"/>
                <w:noProof/>
              </w:rPr>
              <w:instrText xml:space="preserve"> </w:instrText>
            </w:r>
            <w:r w:rsidR="009147C1">
              <w:rPr>
                <w:noProof/>
              </w:rPr>
              <w:instrText>HYPERLINK \l "_Toc68684786"</w:instrText>
            </w:r>
            <w:r w:rsidR="009147C1" w:rsidRPr="005F0B52">
              <w:rPr>
                <w:rStyle w:val="Collegamentoipertestuale"/>
                <w:noProof/>
              </w:rPr>
              <w:instrText xml:space="preserve"> </w:instrText>
            </w:r>
            <w:r w:rsidR="009147C1" w:rsidRPr="005F0B52">
              <w:rPr>
                <w:rStyle w:val="Collegamentoipertestuale"/>
                <w:noProof/>
              </w:rPr>
              <w:fldChar w:fldCharType="separate"/>
            </w:r>
            <w:r w:rsidR="009147C1" w:rsidRPr="005F0B52">
              <w:rPr>
                <w:rStyle w:val="Collegamentoipertestuale"/>
                <w:noProof/>
              </w:rPr>
              <w:t>Annotations table</w:t>
            </w:r>
            <w:r w:rsidR="009147C1">
              <w:rPr>
                <w:noProof/>
                <w:webHidden/>
              </w:rPr>
              <w:tab/>
            </w:r>
            <w:r w:rsidR="009147C1">
              <w:rPr>
                <w:noProof/>
                <w:webHidden/>
              </w:rPr>
              <w:fldChar w:fldCharType="begin"/>
            </w:r>
            <w:r w:rsidR="009147C1">
              <w:rPr>
                <w:noProof/>
                <w:webHidden/>
              </w:rPr>
              <w:instrText xml:space="preserve"> PAGEREF _Toc68684786 \h </w:instrText>
            </w:r>
          </w:ins>
          <w:r w:rsidR="009147C1">
            <w:rPr>
              <w:noProof/>
              <w:webHidden/>
            </w:rPr>
          </w:r>
          <w:r w:rsidR="009147C1">
            <w:rPr>
              <w:noProof/>
              <w:webHidden/>
            </w:rPr>
            <w:fldChar w:fldCharType="separate"/>
          </w:r>
          <w:ins w:id="3" w:author="Account Microsoft" w:date="2021-04-07T10:46:00Z">
            <w:r w:rsidR="009147C1">
              <w:rPr>
                <w:noProof/>
                <w:webHidden/>
              </w:rPr>
              <w:t>4</w:t>
            </w:r>
            <w:r w:rsidR="009147C1">
              <w:rPr>
                <w:noProof/>
                <w:webHidden/>
              </w:rPr>
              <w:fldChar w:fldCharType="end"/>
            </w:r>
            <w:r w:rsidR="009147C1" w:rsidRPr="005F0B52">
              <w:rPr>
                <w:rStyle w:val="Collegamentoipertestuale"/>
                <w:noProof/>
              </w:rPr>
              <w:fldChar w:fldCharType="end"/>
            </w:r>
          </w:ins>
        </w:p>
        <w:p w14:paraId="5469A72F" w14:textId="77777777" w:rsidR="009147C1" w:rsidRDefault="009147C1">
          <w:pPr>
            <w:pStyle w:val="Sommario1"/>
            <w:tabs>
              <w:tab w:val="right" w:leader="dot" w:pos="9350"/>
            </w:tabs>
            <w:rPr>
              <w:ins w:id="4" w:author="Account Microsoft" w:date="2021-04-07T10:46:00Z"/>
              <w:rFonts w:asciiTheme="minorHAnsi" w:eastAsiaTheme="minorEastAsia" w:hAnsiTheme="minorHAnsi"/>
              <w:noProof/>
              <w:sz w:val="22"/>
              <w:lang w:val="it-IT" w:eastAsia="it-IT"/>
            </w:rPr>
          </w:pPr>
          <w:ins w:id="5"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"_Toc68684787"</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Version summary</w:t>
            </w:r>
            <w:r>
              <w:rPr>
                <w:noProof/>
                <w:webHidden/>
              </w:rPr>
              <w:tab/>
            </w:r>
            <w:r>
              <w:rPr>
                <w:noProof/>
                <w:webHidden/>
              </w:rPr>
              <w:fldChar w:fldCharType="begin"/>
            </w:r>
            <w:r>
              <w:rPr>
                <w:noProof/>
                <w:webHidden/>
              </w:rPr>
              <w:instrText xml:space="preserve"> PAGEREF _Toc68684787 \h </w:instrText>
            </w:r>
          </w:ins>
          <w:r>
            <w:rPr>
              <w:noProof/>
              <w:webHidden/>
            </w:rPr>
          </w:r>
          <w:r>
            <w:rPr>
              <w:noProof/>
              <w:webHidden/>
            </w:rPr>
            <w:fldChar w:fldCharType="separate"/>
          </w:r>
          <w:ins w:id="6" w:author="Account Microsoft" w:date="2021-04-07T10:46:00Z">
            <w:r>
              <w:rPr>
                <w:noProof/>
                <w:webHidden/>
              </w:rPr>
              <w:t>5</w:t>
            </w:r>
            <w:r>
              <w:rPr>
                <w:noProof/>
                <w:webHidden/>
              </w:rPr>
              <w:fldChar w:fldCharType="end"/>
            </w:r>
            <w:r w:rsidRPr="005F0B52">
              <w:rPr>
                <w:rStyle w:val="Collegamentoipertestuale"/>
                <w:noProof/>
              </w:rPr>
              <w:fldChar w:fldCharType="end"/>
            </w:r>
          </w:ins>
        </w:p>
        <w:p w14:paraId="743FA185" w14:textId="77777777" w:rsidR="009147C1" w:rsidRDefault="009147C1">
          <w:pPr>
            <w:pStyle w:val="Sommario1"/>
            <w:tabs>
              <w:tab w:val="left" w:pos="510"/>
              <w:tab w:val="right" w:leader="dot" w:pos="9350"/>
            </w:tabs>
            <w:rPr>
              <w:ins w:id="7" w:author="Account Microsoft" w:date="2021-04-07T10:46:00Z"/>
              <w:rFonts w:asciiTheme="minorHAnsi" w:eastAsiaTheme="minorEastAsia" w:hAnsiTheme="minorHAnsi"/>
              <w:noProof/>
              <w:sz w:val="22"/>
              <w:lang w:val="it-IT" w:eastAsia="it-IT"/>
            </w:rPr>
          </w:pPr>
          <w:ins w:id="8"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"_Toc68684788"</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1.</w:t>
            </w:r>
            <w:r>
              <w:rPr>
                <w:rFonts w:asciiTheme="minorHAnsi" w:eastAsiaTheme="minorEastAsia" w:hAnsiTheme="minorHAnsi"/>
                <w:noProof/>
                <w:sz w:val="22"/>
                <w:lang w:val="it-IT" w:eastAsia="it-IT"/>
              </w:rPr>
              <w:tab/>
            </w:r>
            <w:r w:rsidRPr="005F0B52">
              <w:rPr>
                <w:rStyle w:val="Collegamentoipertestuale"/>
                <w:noProof/>
              </w:rPr>
              <w:t>Requirements</w:t>
            </w:r>
            <w:r>
              <w:rPr>
                <w:noProof/>
                <w:webHidden/>
              </w:rPr>
              <w:tab/>
            </w:r>
            <w:r>
              <w:rPr>
                <w:noProof/>
                <w:webHidden/>
              </w:rPr>
              <w:fldChar w:fldCharType="begin"/>
            </w:r>
            <w:r>
              <w:rPr>
                <w:noProof/>
                <w:webHidden/>
              </w:rPr>
              <w:instrText xml:space="preserve"> PAGEREF _Toc68684788 \h </w:instrText>
            </w:r>
          </w:ins>
          <w:r>
            <w:rPr>
              <w:noProof/>
              <w:webHidden/>
            </w:rPr>
          </w:r>
          <w:r>
            <w:rPr>
              <w:noProof/>
              <w:webHidden/>
            </w:rPr>
            <w:fldChar w:fldCharType="separate"/>
          </w:r>
          <w:ins w:id="9" w:author="Account Microsoft" w:date="2021-04-07T10:46:00Z">
            <w:r>
              <w:rPr>
                <w:noProof/>
                <w:webHidden/>
              </w:rPr>
              <w:t>6</w:t>
            </w:r>
            <w:r>
              <w:rPr>
                <w:noProof/>
                <w:webHidden/>
              </w:rPr>
              <w:fldChar w:fldCharType="end"/>
            </w:r>
            <w:r w:rsidRPr="005F0B52">
              <w:rPr>
                <w:rStyle w:val="Collegamentoipertestuale"/>
                <w:noProof/>
              </w:rPr>
              <w:fldChar w:fldCharType="end"/>
            </w:r>
          </w:ins>
        </w:p>
        <w:p w14:paraId="4824574A" w14:textId="77777777" w:rsidR="009147C1" w:rsidRDefault="009147C1">
          <w:pPr>
            <w:pStyle w:val="Sommario1"/>
            <w:tabs>
              <w:tab w:val="left" w:pos="510"/>
              <w:tab w:val="right" w:leader="dot" w:pos="9350"/>
            </w:tabs>
            <w:rPr>
              <w:ins w:id="10" w:author="Account Microsoft" w:date="2021-04-07T10:46:00Z"/>
              <w:rFonts w:asciiTheme="minorHAnsi" w:eastAsiaTheme="minorEastAsia" w:hAnsiTheme="minorHAnsi"/>
              <w:noProof/>
              <w:sz w:val="22"/>
              <w:lang w:val="it-IT" w:eastAsia="it-IT"/>
            </w:rPr>
          </w:pPr>
          <w:ins w:id="11"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"_Toc68684789"</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2.</w:t>
            </w:r>
            <w:r>
              <w:rPr>
                <w:rFonts w:asciiTheme="minorHAnsi" w:eastAsiaTheme="minorEastAsia" w:hAnsiTheme="minorHAnsi"/>
                <w:noProof/>
                <w:sz w:val="22"/>
                <w:lang w:val="it-IT" w:eastAsia="it-IT"/>
              </w:rPr>
              <w:tab/>
            </w:r>
            <w:r w:rsidRPr="005F0B52">
              <w:rPr>
                <w:rStyle w:val="Collegamentoipertestuale"/>
                <w:noProof/>
              </w:rPr>
              <w:t>Architecture</w:t>
            </w:r>
            <w:r>
              <w:rPr>
                <w:noProof/>
                <w:webHidden/>
              </w:rPr>
              <w:tab/>
            </w:r>
            <w:r>
              <w:rPr>
                <w:noProof/>
                <w:webHidden/>
              </w:rPr>
              <w:fldChar w:fldCharType="begin"/>
            </w:r>
            <w:r>
              <w:rPr>
                <w:noProof/>
                <w:webHidden/>
              </w:rPr>
              <w:instrText xml:space="preserve"> PAGEREF _Toc68684789 \h </w:instrText>
            </w:r>
          </w:ins>
          <w:r>
            <w:rPr>
              <w:noProof/>
              <w:webHidden/>
            </w:rPr>
          </w:r>
          <w:r>
            <w:rPr>
              <w:noProof/>
              <w:webHidden/>
            </w:rPr>
            <w:fldChar w:fldCharType="separate"/>
          </w:r>
          <w:ins w:id="12" w:author="Account Microsoft" w:date="2021-04-07T10:46:00Z">
            <w:r>
              <w:rPr>
                <w:noProof/>
                <w:webHidden/>
              </w:rPr>
              <w:t>7</w:t>
            </w:r>
            <w:r>
              <w:rPr>
                <w:noProof/>
                <w:webHidden/>
              </w:rPr>
              <w:fldChar w:fldCharType="end"/>
            </w:r>
            <w:r w:rsidRPr="005F0B52">
              <w:rPr>
                <w:rStyle w:val="Collegamentoipertestuale"/>
                <w:noProof/>
              </w:rPr>
              <w:fldChar w:fldCharType="end"/>
            </w:r>
          </w:ins>
        </w:p>
        <w:p w14:paraId="353581FB" w14:textId="77777777" w:rsidR="009147C1" w:rsidRDefault="009147C1">
          <w:pPr>
            <w:pStyle w:val="Sommario1"/>
            <w:tabs>
              <w:tab w:val="left" w:pos="510"/>
              <w:tab w:val="right" w:leader="dot" w:pos="9350"/>
            </w:tabs>
            <w:rPr>
              <w:ins w:id="13" w:author="Account Microsoft" w:date="2021-04-07T10:46:00Z"/>
              <w:rFonts w:asciiTheme="minorHAnsi" w:eastAsiaTheme="minorEastAsia" w:hAnsiTheme="minorHAnsi"/>
              <w:noProof/>
              <w:sz w:val="22"/>
              <w:lang w:val="it-IT" w:eastAsia="it-IT"/>
            </w:rPr>
          </w:pPr>
          <w:ins w:id="14"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"_Toc68684790"</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w:t>
            </w:r>
            <w:r>
              <w:rPr>
                <w:rFonts w:asciiTheme="minorHAnsi" w:eastAsiaTheme="minorEastAsia" w:hAnsiTheme="minorHAnsi"/>
                <w:noProof/>
                <w:sz w:val="22"/>
                <w:lang w:val="it-IT" w:eastAsia="it-IT"/>
              </w:rPr>
              <w:tab/>
            </w:r>
            <w:r w:rsidRPr="005F0B52">
              <w:rPr>
                <w:rStyle w:val="Collegamentoipertestuale"/>
                <w:noProof/>
              </w:rPr>
              <w:t>QUACKME Steps</w:t>
            </w:r>
            <w:r>
              <w:rPr>
                <w:noProof/>
                <w:webHidden/>
              </w:rPr>
              <w:tab/>
            </w:r>
            <w:r>
              <w:rPr>
                <w:noProof/>
                <w:webHidden/>
              </w:rPr>
              <w:fldChar w:fldCharType="begin"/>
            </w:r>
            <w:r>
              <w:rPr>
                <w:noProof/>
                <w:webHidden/>
              </w:rPr>
              <w:instrText xml:space="preserve"> PAGEREF _Toc68684790 \h </w:instrText>
            </w:r>
          </w:ins>
          <w:r>
            <w:rPr>
              <w:noProof/>
              <w:webHidden/>
            </w:rPr>
          </w:r>
          <w:r>
            <w:rPr>
              <w:noProof/>
              <w:webHidden/>
            </w:rPr>
            <w:fldChar w:fldCharType="separate"/>
          </w:r>
          <w:ins w:id="15" w:author="Account Microsoft" w:date="2021-04-07T10:46:00Z">
            <w:r>
              <w:rPr>
                <w:noProof/>
                <w:webHidden/>
              </w:rPr>
              <w:t>10</w:t>
            </w:r>
            <w:r>
              <w:rPr>
                <w:noProof/>
                <w:webHidden/>
              </w:rPr>
              <w:fldChar w:fldCharType="end"/>
            </w:r>
            <w:r w:rsidRPr="005F0B52">
              <w:rPr>
                <w:rStyle w:val="Collegamentoipertestuale"/>
                <w:noProof/>
              </w:rPr>
              <w:fldChar w:fldCharType="end"/>
            </w:r>
          </w:ins>
        </w:p>
        <w:p w14:paraId="60C85AB1" w14:textId="77777777" w:rsidR="009147C1" w:rsidRDefault="009147C1">
          <w:pPr>
            <w:pStyle w:val="Sommario2"/>
            <w:tabs>
              <w:tab w:val="right" w:leader="dot" w:pos="9350"/>
            </w:tabs>
            <w:rPr>
              <w:ins w:id="16" w:author="Account Microsoft" w:date="2021-04-07T10:46:00Z"/>
              <w:rFonts w:asciiTheme="minorHAnsi" w:eastAsiaTheme="minorEastAsia" w:hAnsiTheme="minorHAnsi"/>
              <w:noProof/>
              <w:sz w:val="22"/>
              <w:lang w:val="it-IT" w:eastAsia="it-IT"/>
            </w:rPr>
          </w:pPr>
          <w:ins w:id="17"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"_Toc68684791"</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3.1 Input Converter</w:t>
            </w:r>
            <w:r>
              <w:rPr>
                <w:noProof/>
                <w:webHidden/>
              </w:rPr>
              <w:tab/>
            </w:r>
            <w:r>
              <w:rPr>
                <w:noProof/>
                <w:webHidden/>
              </w:rPr>
              <w:fldChar w:fldCharType="begin"/>
            </w:r>
            <w:r>
              <w:rPr>
                <w:noProof/>
                <w:webHidden/>
              </w:rPr>
              <w:instrText xml:space="preserve"> PAGEREF _Toc68684791 \h </w:instrText>
            </w:r>
          </w:ins>
          <w:r>
            <w:rPr>
              <w:noProof/>
              <w:webHidden/>
            </w:rPr>
          </w:r>
          <w:r>
            <w:rPr>
              <w:noProof/>
              <w:webHidden/>
            </w:rPr>
            <w:fldChar w:fldCharType="separate"/>
          </w:r>
          <w:ins w:id="18" w:author="Account Microsoft" w:date="2021-04-07T10:46:00Z">
            <w:r>
              <w:rPr>
                <w:noProof/>
                <w:webHidden/>
              </w:rPr>
              <w:t>10</w:t>
            </w:r>
            <w:r>
              <w:rPr>
                <w:noProof/>
                <w:webHidden/>
              </w:rPr>
              <w:fldChar w:fldCharType="end"/>
            </w:r>
            <w:r w:rsidRPr="005F0B52">
              <w:rPr>
                <w:rStyle w:val="Collegamentoipertestuale"/>
                <w:noProof/>
              </w:rPr>
              <w:fldChar w:fldCharType="end"/>
            </w:r>
          </w:ins>
        </w:p>
        <w:p w14:paraId="014C1058" w14:textId="77777777" w:rsidR="009147C1" w:rsidRDefault="009147C1">
          <w:pPr>
            <w:pStyle w:val="Sommario3"/>
            <w:tabs>
              <w:tab w:val="left" w:pos="1320"/>
              <w:tab w:val="right" w:leader="dot" w:pos="9350"/>
            </w:tabs>
            <w:rPr>
              <w:ins w:id="19" w:author="Account Microsoft" w:date="2021-04-07T10:46:00Z"/>
              <w:rFonts w:asciiTheme="minorHAnsi" w:eastAsiaTheme="minorEastAsia" w:hAnsiTheme="minorHAnsi"/>
              <w:noProof/>
              <w:sz w:val="22"/>
              <w:lang w:val="it-IT" w:eastAsia="it-IT"/>
            </w:rPr>
          </w:pPr>
          <w:ins w:id="20"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"_Toc68684792"</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3.1.1</w:t>
            </w:r>
            <w:r>
              <w:rPr>
                <w:rFonts w:asciiTheme="minorHAnsi" w:eastAsiaTheme="minorEastAsia" w:hAnsiTheme="minorHAnsi"/>
                <w:noProof/>
                <w:sz w:val="22"/>
                <w:lang w:val="it-IT" w:eastAsia="it-IT"/>
              </w:rPr>
              <w:tab/>
            </w:r>
            <w:r w:rsidRPr="005F0B52">
              <w:rPr>
                <w:rStyle w:val="Collegamentoipertestuale"/>
                <w:noProof/>
              </w:rPr>
              <w:t>Input Data Format</w:t>
            </w:r>
            <w:r>
              <w:rPr>
                <w:noProof/>
                <w:webHidden/>
              </w:rPr>
              <w:tab/>
            </w:r>
            <w:r>
              <w:rPr>
                <w:noProof/>
                <w:webHidden/>
              </w:rPr>
              <w:fldChar w:fldCharType="begin"/>
            </w:r>
            <w:r>
              <w:rPr>
                <w:noProof/>
                <w:webHidden/>
              </w:rPr>
              <w:instrText xml:space="preserve"> PAGEREF _Toc68684792 \h </w:instrText>
            </w:r>
          </w:ins>
          <w:r>
            <w:rPr>
              <w:noProof/>
              <w:webHidden/>
            </w:rPr>
          </w:r>
          <w:r>
            <w:rPr>
              <w:noProof/>
              <w:webHidden/>
            </w:rPr>
            <w:fldChar w:fldCharType="separate"/>
          </w:r>
          <w:ins w:id="21" w:author="Account Microsoft" w:date="2021-04-07T10:46:00Z">
            <w:r>
              <w:rPr>
                <w:noProof/>
                <w:webHidden/>
              </w:rPr>
              <w:t>10</w:t>
            </w:r>
            <w:r>
              <w:rPr>
                <w:noProof/>
                <w:webHidden/>
              </w:rPr>
              <w:fldChar w:fldCharType="end"/>
            </w:r>
            <w:r w:rsidRPr="005F0B52">
              <w:rPr>
                <w:rStyle w:val="Collegamentoipertestuale"/>
                <w:noProof/>
              </w:rPr>
              <w:fldChar w:fldCharType="end"/>
            </w:r>
          </w:ins>
        </w:p>
        <w:p w14:paraId="5E1BC3DA" w14:textId="77777777" w:rsidR="009147C1" w:rsidRDefault="009147C1">
          <w:pPr>
            <w:pStyle w:val="Sommario3"/>
            <w:tabs>
              <w:tab w:val="left" w:pos="1320"/>
              <w:tab w:val="right" w:leader="dot" w:pos="9350"/>
            </w:tabs>
            <w:rPr>
              <w:ins w:id="22" w:author="Account Microsoft" w:date="2021-04-07T10:46:00Z"/>
              <w:rFonts w:asciiTheme="minorHAnsi" w:eastAsiaTheme="minorEastAsia" w:hAnsiTheme="minorHAnsi"/>
              <w:noProof/>
              <w:sz w:val="22"/>
              <w:lang w:val="it-IT" w:eastAsia="it-IT"/>
            </w:rPr>
          </w:pPr>
          <w:ins w:id="23"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"_Toc68684793"</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3.1.2</w:t>
            </w:r>
            <w:r>
              <w:rPr>
                <w:rFonts w:asciiTheme="minorHAnsi" w:eastAsiaTheme="minorEastAsia" w:hAnsiTheme="minorHAnsi"/>
                <w:noProof/>
                <w:sz w:val="22"/>
                <w:lang w:val="it-IT" w:eastAsia="it-IT"/>
              </w:rPr>
              <w:tab/>
            </w:r>
            <w:r w:rsidRPr="005F0B52">
              <w:rPr>
                <w:rStyle w:val="Collegamentoipertestuale"/>
                <w:noProof/>
              </w:rPr>
              <w:t>Internal Data Format</w:t>
            </w:r>
            <w:r>
              <w:rPr>
                <w:noProof/>
                <w:webHidden/>
              </w:rPr>
              <w:tab/>
            </w:r>
            <w:r>
              <w:rPr>
                <w:noProof/>
                <w:webHidden/>
              </w:rPr>
              <w:fldChar w:fldCharType="begin"/>
            </w:r>
            <w:r>
              <w:rPr>
                <w:noProof/>
                <w:webHidden/>
              </w:rPr>
              <w:instrText xml:space="preserve"> PAGEREF _Toc68684793 \h </w:instrText>
            </w:r>
          </w:ins>
          <w:r>
            <w:rPr>
              <w:noProof/>
              <w:webHidden/>
            </w:rPr>
          </w:r>
          <w:r>
            <w:rPr>
              <w:noProof/>
              <w:webHidden/>
            </w:rPr>
            <w:fldChar w:fldCharType="separate"/>
          </w:r>
          <w:ins w:id="24" w:author="Account Microsoft" w:date="2021-04-07T10:46:00Z">
            <w:r>
              <w:rPr>
                <w:noProof/>
                <w:webHidden/>
              </w:rPr>
              <w:t>10</w:t>
            </w:r>
            <w:r>
              <w:rPr>
                <w:noProof/>
                <w:webHidden/>
              </w:rPr>
              <w:fldChar w:fldCharType="end"/>
            </w:r>
            <w:r w:rsidRPr="005F0B52">
              <w:rPr>
                <w:rStyle w:val="Collegamentoipertestuale"/>
                <w:noProof/>
              </w:rPr>
              <w:fldChar w:fldCharType="end"/>
            </w:r>
          </w:ins>
        </w:p>
        <w:p w14:paraId="6A3571C3" w14:textId="77777777" w:rsidR="009147C1" w:rsidRDefault="009147C1">
          <w:pPr>
            <w:pStyle w:val="Sommario3"/>
            <w:tabs>
              <w:tab w:val="left" w:pos="1320"/>
              <w:tab w:val="right" w:leader="dot" w:pos="9350"/>
            </w:tabs>
            <w:rPr>
              <w:ins w:id="25" w:author="Account Microsoft" w:date="2021-04-07T10:46:00Z"/>
              <w:rFonts w:asciiTheme="minorHAnsi" w:eastAsiaTheme="minorEastAsia" w:hAnsiTheme="minorHAnsi"/>
              <w:noProof/>
              <w:sz w:val="22"/>
              <w:lang w:val="it-IT" w:eastAsia="it-IT"/>
            </w:rPr>
          </w:pPr>
          <w:ins w:id="26"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"_Toc68684794"</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3.1.3</w:t>
            </w:r>
            <w:r>
              <w:rPr>
                <w:rFonts w:asciiTheme="minorHAnsi" w:eastAsiaTheme="minorEastAsia" w:hAnsiTheme="minorHAnsi"/>
                <w:noProof/>
                <w:sz w:val="22"/>
                <w:lang w:val="it-IT" w:eastAsia="it-IT"/>
              </w:rPr>
              <w:tab/>
            </w:r>
            <w:r w:rsidRPr="005F0B52">
              <w:rPr>
                <w:rStyle w:val="Collegamentoipertestuale"/>
                <w:noProof/>
              </w:rPr>
              <w:t>MOS file Format</w:t>
            </w:r>
            <w:r>
              <w:rPr>
                <w:noProof/>
                <w:webHidden/>
              </w:rPr>
              <w:tab/>
            </w:r>
            <w:r>
              <w:rPr>
                <w:noProof/>
                <w:webHidden/>
              </w:rPr>
              <w:fldChar w:fldCharType="begin"/>
            </w:r>
            <w:r>
              <w:rPr>
                <w:noProof/>
                <w:webHidden/>
              </w:rPr>
              <w:instrText xml:space="preserve"> PAGEREF _Toc68684794 \h </w:instrText>
            </w:r>
          </w:ins>
          <w:r>
            <w:rPr>
              <w:noProof/>
              <w:webHidden/>
            </w:rPr>
          </w:r>
          <w:r>
            <w:rPr>
              <w:noProof/>
              <w:webHidden/>
            </w:rPr>
            <w:fldChar w:fldCharType="separate"/>
          </w:r>
          <w:ins w:id="27" w:author="Account Microsoft" w:date="2021-04-07T10:46:00Z">
            <w:r>
              <w:rPr>
                <w:noProof/>
                <w:webHidden/>
              </w:rPr>
              <w:t>11</w:t>
            </w:r>
            <w:r>
              <w:rPr>
                <w:noProof/>
                <w:webHidden/>
              </w:rPr>
              <w:fldChar w:fldCharType="end"/>
            </w:r>
            <w:r w:rsidRPr="005F0B52">
              <w:rPr>
                <w:rStyle w:val="Collegamentoipertestuale"/>
                <w:noProof/>
              </w:rPr>
              <w:fldChar w:fldCharType="end"/>
            </w:r>
          </w:ins>
        </w:p>
        <w:p w14:paraId="1F5A3CE7" w14:textId="77777777" w:rsidR="009147C1" w:rsidRDefault="009147C1">
          <w:pPr>
            <w:pStyle w:val="Sommario2"/>
            <w:tabs>
              <w:tab w:val="right" w:leader="dot" w:pos="9350"/>
            </w:tabs>
            <w:rPr>
              <w:ins w:id="28" w:author="Account Microsoft" w:date="2021-04-07T10:46:00Z"/>
              <w:rFonts w:asciiTheme="minorHAnsi" w:eastAsiaTheme="minorEastAsia" w:hAnsiTheme="minorHAnsi"/>
              <w:noProof/>
              <w:sz w:val="22"/>
              <w:lang w:val="it-IT" w:eastAsia="it-IT"/>
            </w:rPr>
          </w:pPr>
          <w:ins w:id="29"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"_Toc68684795"</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3.2 Weak checks level</w:t>
            </w:r>
            <w:r>
              <w:rPr>
                <w:noProof/>
                <w:webHidden/>
              </w:rPr>
              <w:tab/>
            </w:r>
            <w:r>
              <w:rPr>
                <w:noProof/>
                <w:webHidden/>
              </w:rPr>
              <w:fldChar w:fldCharType="begin"/>
            </w:r>
            <w:r>
              <w:rPr>
                <w:noProof/>
                <w:webHidden/>
              </w:rPr>
              <w:instrText xml:space="preserve"> PAGEREF _Toc68684795 \h </w:instrText>
            </w:r>
          </w:ins>
          <w:r>
            <w:rPr>
              <w:noProof/>
              <w:webHidden/>
            </w:rPr>
          </w:r>
          <w:r>
            <w:rPr>
              <w:noProof/>
              <w:webHidden/>
            </w:rPr>
            <w:fldChar w:fldCharType="separate"/>
          </w:r>
          <w:ins w:id="30" w:author="Account Microsoft" w:date="2021-04-07T10:46:00Z">
            <w:r>
              <w:rPr>
                <w:noProof/>
                <w:webHidden/>
              </w:rPr>
              <w:t>12</w:t>
            </w:r>
            <w:r>
              <w:rPr>
                <w:noProof/>
                <w:webHidden/>
              </w:rPr>
              <w:fldChar w:fldCharType="end"/>
            </w:r>
            <w:r w:rsidRPr="005F0B52">
              <w:rPr>
                <w:rStyle w:val="Collegamentoipertestuale"/>
                <w:noProof/>
              </w:rPr>
              <w:fldChar w:fldCharType="end"/>
            </w:r>
          </w:ins>
        </w:p>
        <w:p w14:paraId="63DF3572" w14:textId="77777777" w:rsidR="009147C1" w:rsidRDefault="009147C1">
          <w:pPr>
            <w:pStyle w:val="Sommario2"/>
            <w:tabs>
              <w:tab w:val="right" w:leader="dot" w:pos="9350"/>
            </w:tabs>
            <w:rPr>
              <w:ins w:id="31" w:author="Account Microsoft" w:date="2021-04-07T10:46:00Z"/>
              <w:rFonts w:asciiTheme="minorHAnsi" w:eastAsiaTheme="minorEastAsia" w:hAnsiTheme="minorHAnsi"/>
              <w:noProof/>
              <w:sz w:val="22"/>
              <w:lang w:val="it-IT" w:eastAsia="it-IT"/>
            </w:rPr>
          </w:pPr>
          <w:ins w:id="32"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"_Toc68684796"</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3.3 Aggregation</w:t>
            </w:r>
            <w:r>
              <w:rPr>
                <w:noProof/>
                <w:webHidden/>
              </w:rPr>
              <w:tab/>
            </w:r>
            <w:r>
              <w:rPr>
                <w:noProof/>
                <w:webHidden/>
              </w:rPr>
              <w:fldChar w:fldCharType="begin"/>
            </w:r>
            <w:r>
              <w:rPr>
                <w:noProof/>
                <w:webHidden/>
              </w:rPr>
              <w:instrText xml:space="preserve"> PAGEREF _Toc68684796 \h </w:instrText>
            </w:r>
          </w:ins>
          <w:r>
            <w:rPr>
              <w:noProof/>
              <w:webHidden/>
            </w:rPr>
          </w:r>
          <w:r>
            <w:rPr>
              <w:noProof/>
              <w:webHidden/>
            </w:rPr>
            <w:fldChar w:fldCharType="separate"/>
          </w:r>
          <w:ins w:id="33" w:author="Account Microsoft" w:date="2021-04-07T10:46:00Z">
            <w:r>
              <w:rPr>
                <w:noProof/>
                <w:webHidden/>
              </w:rPr>
              <w:t>18</w:t>
            </w:r>
            <w:r>
              <w:rPr>
                <w:noProof/>
                <w:webHidden/>
              </w:rPr>
              <w:fldChar w:fldCharType="end"/>
            </w:r>
            <w:r w:rsidRPr="005F0B52">
              <w:rPr>
                <w:rStyle w:val="Collegamentoipertestuale"/>
                <w:noProof/>
              </w:rPr>
              <w:fldChar w:fldCharType="end"/>
            </w:r>
          </w:ins>
        </w:p>
        <w:p w14:paraId="051233DB" w14:textId="77777777" w:rsidR="009147C1" w:rsidRDefault="009147C1">
          <w:pPr>
            <w:pStyle w:val="Sommario3"/>
            <w:tabs>
              <w:tab w:val="right" w:leader="dot" w:pos="9350"/>
            </w:tabs>
            <w:rPr>
              <w:ins w:id="34" w:author="Account Microsoft" w:date="2021-04-07T10:46:00Z"/>
              <w:rFonts w:asciiTheme="minorHAnsi" w:eastAsiaTheme="minorEastAsia" w:hAnsiTheme="minorHAnsi"/>
              <w:noProof/>
              <w:sz w:val="22"/>
              <w:lang w:val="it-IT" w:eastAsia="it-IT"/>
            </w:rPr>
          </w:pPr>
          <w:ins w:id="35"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"_Toc68684797"</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3.3.1 Aggregation.XML structure</w:t>
            </w:r>
            <w:r>
              <w:rPr>
                <w:noProof/>
                <w:webHidden/>
              </w:rPr>
              <w:tab/>
            </w:r>
            <w:r>
              <w:rPr>
                <w:noProof/>
                <w:webHidden/>
              </w:rPr>
              <w:fldChar w:fldCharType="begin"/>
            </w:r>
            <w:r>
              <w:rPr>
                <w:noProof/>
                <w:webHidden/>
              </w:rPr>
              <w:instrText xml:space="preserve"> PAGEREF _Toc68684797 \h </w:instrText>
            </w:r>
          </w:ins>
          <w:r>
            <w:rPr>
              <w:noProof/>
              <w:webHidden/>
            </w:rPr>
          </w:r>
          <w:r>
            <w:rPr>
              <w:noProof/>
              <w:webHidden/>
            </w:rPr>
            <w:fldChar w:fldCharType="separate"/>
          </w:r>
          <w:ins w:id="36" w:author="Account Microsoft" w:date="2021-04-07T10:46:00Z">
            <w:r>
              <w:rPr>
                <w:noProof/>
                <w:webHidden/>
              </w:rPr>
              <w:t>18</w:t>
            </w:r>
            <w:r>
              <w:rPr>
                <w:noProof/>
                <w:webHidden/>
              </w:rPr>
              <w:fldChar w:fldCharType="end"/>
            </w:r>
            <w:r w:rsidRPr="005F0B52">
              <w:rPr>
                <w:rStyle w:val="Collegamentoipertestuale"/>
                <w:noProof/>
              </w:rPr>
              <w:fldChar w:fldCharType="end"/>
            </w:r>
          </w:ins>
        </w:p>
        <w:p w14:paraId="265BF914" w14:textId="77777777" w:rsidR="009147C1" w:rsidRDefault="009147C1">
          <w:pPr>
            <w:pStyle w:val="Sommario3"/>
            <w:tabs>
              <w:tab w:val="right" w:leader="dot" w:pos="9350"/>
            </w:tabs>
            <w:rPr>
              <w:ins w:id="37" w:author="Account Microsoft" w:date="2021-04-07T10:46:00Z"/>
              <w:rFonts w:asciiTheme="minorHAnsi" w:eastAsiaTheme="minorEastAsia" w:hAnsiTheme="minorHAnsi"/>
              <w:noProof/>
              <w:sz w:val="22"/>
              <w:lang w:val="it-IT" w:eastAsia="it-IT"/>
            </w:rPr>
          </w:pPr>
          <w:ins w:id="38"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"_Toc68684798"</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3.3.2 Aggregation formulas</w:t>
            </w:r>
            <w:r>
              <w:rPr>
                <w:noProof/>
                <w:webHidden/>
              </w:rPr>
              <w:tab/>
            </w:r>
            <w:r>
              <w:rPr>
                <w:noProof/>
                <w:webHidden/>
              </w:rPr>
              <w:fldChar w:fldCharType="begin"/>
            </w:r>
            <w:r>
              <w:rPr>
                <w:noProof/>
                <w:webHidden/>
              </w:rPr>
              <w:instrText xml:space="preserve"> PAGEREF _Toc68684798 \h </w:instrText>
            </w:r>
          </w:ins>
          <w:r>
            <w:rPr>
              <w:noProof/>
              <w:webHidden/>
            </w:rPr>
          </w:r>
          <w:r>
            <w:rPr>
              <w:noProof/>
              <w:webHidden/>
            </w:rPr>
            <w:fldChar w:fldCharType="separate"/>
          </w:r>
          <w:ins w:id="39" w:author="Account Microsoft" w:date="2021-04-07T10:46:00Z">
            <w:r>
              <w:rPr>
                <w:noProof/>
                <w:webHidden/>
              </w:rPr>
              <w:t>24</w:t>
            </w:r>
            <w:r>
              <w:rPr>
                <w:noProof/>
                <w:webHidden/>
              </w:rPr>
              <w:fldChar w:fldCharType="end"/>
            </w:r>
            <w:r w:rsidRPr="005F0B52">
              <w:rPr>
                <w:rStyle w:val="Collegamentoipertestuale"/>
                <w:noProof/>
              </w:rPr>
              <w:fldChar w:fldCharType="end"/>
            </w:r>
          </w:ins>
        </w:p>
        <w:p w14:paraId="316F47A9" w14:textId="77777777" w:rsidR="009147C1" w:rsidRDefault="009147C1">
          <w:pPr>
            <w:pStyle w:val="Sommario2"/>
            <w:tabs>
              <w:tab w:val="right" w:leader="dot" w:pos="9350"/>
            </w:tabs>
            <w:rPr>
              <w:ins w:id="40" w:author="Account Microsoft" w:date="2021-04-07T10:46:00Z"/>
              <w:rFonts w:asciiTheme="minorHAnsi" w:eastAsiaTheme="minorEastAsia" w:hAnsiTheme="minorHAnsi"/>
              <w:noProof/>
              <w:sz w:val="22"/>
              <w:lang w:val="it-IT" w:eastAsia="it-IT"/>
            </w:rPr>
          </w:pPr>
          <w:ins w:id="41"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"_Toc68684799"</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3.4 Heavy checks</w:t>
            </w:r>
            <w:r>
              <w:rPr>
                <w:noProof/>
                <w:webHidden/>
              </w:rPr>
              <w:tab/>
            </w:r>
            <w:r>
              <w:rPr>
                <w:noProof/>
                <w:webHidden/>
              </w:rPr>
              <w:fldChar w:fldCharType="begin"/>
            </w:r>
            <w:r>
              <w:rPr>
                <w:noProof/>
                <w:webHidden/>
              </w:rPr>
              <w:instrText xml:space="preserve"> PAGEREF _Toc68684799 \h </w:instrText>
            </w:r>
          </w:ins>
          <w:r>
            <w:rPr>
              <w:noProof/>
              <w:webHidden/>
            </w:rPr>
          </w:r>
          <w:r>
            <w:rPr>
              <w:noProof/>
              <w:webHidden/>
            </w:rPr>
            <w:fldChar w:fldCharType="separate"/>
          </w:r>
          <w:ins w:id="42" w:author="Account Microsoft" w:date="2021-04-07T10:46:00Z">
            <w:r>
              <w:rPr>
                <w:noProof/>
                <w:webHidden/>
              </w:rPr>
              <w:t>29</w:t>
            </w:r>
            <w:r>
              <w:rPr>
                <w:noProof/>
                <w:webHidden/>
              </w:rPr>
              <w:fldChar w:fldCharType="end"/>
            </w:r>
            <w:r w:rsidRPr="005F0B52">
              <w:rPr>
                <w:rStyle w:val="Collegamentoipertestuale"/>
                <w:noProof/>
              </w:rPr>
              <w:fldChar w:fldCharType="end"/>
            </w:r>
          </w:ins>
        </w:p>
        <w:p w14:paraId="151CFE9B" w14:textId="77777777" w:rsidR="009147C1" w:rsidRDefault="009147C1">
          <w:pPr>
            <w:pStyle w:val="Sommario3"/>
            <w:tabs>
              <w:tab w:val="right" w:leader="dot" w:pos="9350"/>
            </w:tabs>
            <w:rPr>
              <w:ins w:id="43" w:author="Account Microsoft" w:date="2021-04-07T10:46:00Z"/>
              <w:rFonts w:asciiTheme="minorHAnsi" w:eastAsiaTheme="minorEastAsia" w:hAnsiTheme="minorHAnsi"/>
              <w:noProof/>
              <w:sz w:val="22"/>
              <w:lang w:val="it-IT" w:eastAsia="it-IT"/>
            </w:rPr>
          </w:pPr>
          <w:ins w:id="44"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"_Toc68684800"</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3.4.1 Exceptions management</w:t>
            </w:r>
            <w:r>
              <w:rPr>
                <w:noProof/>
                <w:webHidden/>
              </w:rPr>
              <w:tab/>
            </w:r>
            <w:r>
              <w:rPr>
                <w:noProof/>
                <w:webHidden/>
              </w:rPr>
              <w:fldChar w:fldCharType="begin"/>
            </w:r>
            <w:r>
              <w:rPr>
                <w:noProof/>
                <w:webHidden/>
              </w:rPr>
              <w:instrText xml:space="preserve"> PAGEREF _Toc68684800 \h </w:instrText>
            </w:r>
          </w:ins>
          <w:r>
            <w:rPr>
              <w:noProof/>
              <w:webHidden/>
            </w:rPr>
          </w:r>
          <w:r>
            <w:rPr>
              <w:noProof/>
              <w:webHidden/>
            </w:rPr>
            <w:fldChar w:fldCharType="separate"/>
          </w:r>
          <w:ins w:id="45" w:author="Account Microsoft" w:date="2021-04-07T10:46:00Z">
            <w:r>
              <w:rPr>
                <w:noProof/>
                <w:webHidden/>
              </w:rPr>
              <w:t>30</w:t>
            </w:r>
            <w:r>
              <w:rPr>
                <w:noProof/>
                <w:webHidden/>
              </w:rPr>
              <w:fldChar w:fldCharType="end"/>
            </w:r>
            <w:r w:rsidRPr="005F0B52">
              <w:rPr>
                <w:rStyle w:val="Collegamentoipertestuale"/>
                <w:noProof/>
              </w:rPr>
              <w:fldChar w:fldCharType="end"/>
            </w:r>
          </w:ins>
        </w:p>
        <w:p w14:paraId="14603C7B" w14:textId="77777777" w:rsidR="009147C1" w:rsidRDefault="009147C1">
          <w:pPr>
            <w:pStyle w:val="Sommario2"/>
            <w:tabs>
              <w:tab w:val="right" w:leader="dot" w:pos="9350"/>
            </w:tabs>
            <w:rPr>
              <w:ins w:id="46" w:author="Account Microsoft" w:date="2021-04-07T10:46:00Z"/>
              <w:rFonts w:asciiTheme="minorHAnsi" w:eastAsiaTheme="minorEastAsia" w:hAnsiTheme="minorHAnsi"/>
              <w:noProof/>
              <w:sz w:val="22"/>
              <w:lang w:val="it-IT" w:eastAsia="it-IT"/>
            </w:rPr>
          </w:pPr>
          <w:ins w:id="47"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"_Toc68684801"</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3.5 Threshold checks</w:t>
            </w:r>
            <w:r>
              <w:rPr>
                <w:noProof/>
                <w:webHidden/>
              </w:rPr>
              <w:tab/>
            </w:r>
            <w:r>
              <w:rPr>
                <w:noProof/>
                <w:webHidden/>
              </w:rPr>
              <w:fldChar w:fldCharType="begin"/>
            </w:r>
            <w:r>
              <w:rPr>
                <w:noProof/>
                <w:webHidden/>
              </w:rPr>
              <w:instrText xml:space="preserve"> PAGEREF _Toc68684801 \h </w:instrText>
            </w:r>
          </w:ins>
          <w:r>
            <w:rPr>
              <w:noProof/>
              <w:webHidden/>
            </w:rPr>
          </w:r>
          <w:r>
            <w:rPr>
              <w:noProof/>
              <w:webHidden/>
            </w:rPr>
            <w:fldChar w:fldCharType="separate"/>
          </w:r>
          <w:ins w:id="48" w:author="Account Microsoft" w:date="2021-04-07T10:46:00Z">
            <w:r>
              <w:rPr>
                <w:noProof/>
                <w:webHidden/>
              </w:rPr>
              <w:t>31</w:t>
            </w:r>
            <w:r>
              <w:rPr>
                <w:noProof/>
                <w:webHidden/>
              </w:rPr>
              <w:fldChar w:fldCharType="end"/>
            </w:r>
            <w:r w:rsidRPr="005F0B52">
              <w:rPr>
                <w:rStyle w:val="Collegamentoipertestuale"/>
                <w:noProof/>
              </w:rPr>
              <w:fldChar w:fldCharType="end"/>
            </w:r>
          </w:ins>
        </w:p>
        <w:p w14:paraId="4AFCE8B0" w14:textId="77777777" w:rsidR="009147C1" w:rsidRDefault="009147C1">
          <w:pPr>
            <w:pStyle w:val="Sommario3"/>
            <w:tabs>
              <w:tab w:val="right" w:leader="dot" w:pos="9350"/>
            </w:tabs>
            <w:rPr>
              <w:ins w:id="49" w:author="Account Microsoft" w:date="2021-04-07T10:46:00Z"/>
              <w:rFonts w:asciiTheme="minorHAnsi" w:eastAsiaTheme="minorEastAsia" w:hAnsiTheme="minorHAnsi"/>
              <w:noProof/>
              <w:sz w:val="22"/>
              <w:lang w:val="it-IT" w:eastAsia="it-IT"/>
            </w:rPr>
          </w:pPr>
          <w:ins w:id="50"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"_Toc68684802"</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3.5.1 Threshold file generator</w:t>
            </w:r>
            <w:r>
              <w:rPr>
                <w:noProof/>
                <w:webHidden/>
              </w:rPr>
              <w:tab/>
            </w:r>
            <w:r>
              <w:rPr>
                <w:noProof/>
                <w:webHidden/>
              </w:rPr>
              <w:fldChar w:fldCharType="begin"/>
            </w:r>
            <w:r>
              <w:rPr>
                <w:noProof/>
                <w:webHidden/>
              </w:rPr>
              <w:instrText xml:space="preserve"> PAGEREF _Toc68684802 \h </w:instrText>
            </w:r>
          </w:ins>
          <w:r>
            <w:rPr>
              <w:noProof/>
              <w:webHidden/>
            </w:rPr>
          </w:r>
          <w:r>
            <w:rPr>
              <w:noProof/>
              <w:webHidden/>
            </w:rPr>
            <w:fldChar w:fldCharType="separate"/>
          </w:r>
          <w:ins w:id="51" w:author="Account Microsoft" w:date="2021-04-07T10:46:00Z">
            <w:r>
              <w:rPr>
                <w:noProof/>
                <w:webHidden/>
              </w:rPr>
              <w:t>33</w:t>
            </w:r>
            <w:r>
              <w:rPr>
                <w:noProof/>
                <w:webHidden/>
              </w:rPr>
              <w:fldChar w:fldCharType="end"/>
            </w:r>
            <w:r w:rsidRPr="005F0B52">
              <w:rPr>
                <w:rStyle w:val="Collegamentoipertestuale"/>
                <w:noProof/>
              </w:rPr>
              <w:fldChar w:fldCharType="end"/>
            </w:r>
          </w:ins>
        </w:p>
        <w:p w14:paraId="63779601" w14:textId="77777777" w:rsidR="009147C1" w:rsidRDefault="009147C1">
          <w:pPr>
            <w:pStyle w:val="Sommario3"/>
            <w:tabs>
              <w:tab w:val="right" w:leader="dot" w:pos="9350"/>
            </w:tabs>
            <w:rPr>
              <w:ins w:id="52" w:author="Account Microsoft" w:date="2021-04-07T10:46:00Z"/>
              <w:rFonts w:asciiTheme="minorHAnsi" w:eastAsiaTheme="minorEastAsia" w:hAnsiTheme="minorHAnsi"/>
              <w:noProof/>
              <w:sz w:val="22"/>
              <w:lang w:val="it-IT" w:eastAsia="it-IT"/>
            </w:rPr>
          </w:pPr>
          <w:ins w:id="53"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"_Toc68684803"</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3.5.2 Convex Hull Exceptions management</w:t>
            </w:r>
            <w:r>
              <w:rPr>
                <w:noProof/>
                <w:webHidden/>
              </w:rPr>
              <w:tab/>
            </w:r>
            <w:r>
              <w:rPr>
                <w:noProof/>
                <w:webHidden/>
              </w:rPr>
              <w:fldChar w:fldCharType="begin"/>
            </w:r>
            <w:r>
              <w:rPr>
                <w:noProof/>
                <w:webHidden/>
              </w:rPr>
              <w:instrText xml:space="preserve"> PAGEREF _Toc68684803 \h </w:instrText>
            </w:r>
          </w:ins>
          <w:r>
            <w:rPr>
              <w:noProof/>
              <w:webHidden/>
            </w:rPr>
          </w:r>
          <w:r>
            <w:rPr>
              <w:noProof/>
              <w:webHidden/>
            </w:rPr>
            <w:fldChar w:fldCharType="separate"/>
          </w:r>
          <w:ins w:id="54" w:author="Account Microsoft" w:date="2021-04-07T10:46:00Z">
            <w:r>
              <w:rPr>
                <w:noProof/>
                <w:webHidden/>
              </w:rPr>
              <w:t>34</w:t>
            </w:r>
            <w:r>
              <w:rPr>
                <w:noProof/>
                <w:webHidden/>
              </w:rPr>
              <w:fldChar w:fldCharType="end"/>
            </w:r>
            <w:r w:rsidRPr="005F0B52">
              <w:rPr>
                <w:rStyle w:val="Collegamentoipertestuale"/>
                <w:noProof/>
              </w:rPr>
              <w:fldChar w:fldCharType="end"/>
            </w:r>
          </w:ins>
        </w:p>
        <w:p w14:paraId="7DC29E0B" w14:textId="77777777" w:rsidR="009147C1" w:rsidRDefault="009147C1">
          <w:pPr>
            <w:pStyle w:val="Sommario2"/>
            <w:tabs>
              <w:tab w:val="right" w:leader="dot" w:pos="9350"/>
            </w:tabs>
            <w:rPr>
              <w:ins w:id="55" w:author="Account Microsoft" w:date="2021-04-07T10:46:00Z"/>
              <w:rFonts w:asciiTheme="minorHAnsi" w:eastAsiaTheme="minorEastAsia" w:hAnsiTheme="minorHAnsi"/>
              <w:noProof/>
              <w:sz w:val="22"/>
              <w:lang w:val="it-IT" w:eastAsia="it-IT"/>
            </w:rPr>
          </w:pPr>
          <w:ins w:id="56"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"_Toc68684804"</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3.6 Quality checks flags management</w:t>
            </w:r>
            <w:r>
              <w:rPr>
                <w:noProof/>
                <w:webHidden/>
              </w:rPr>
              <w:tab/>
            </w:r>
            <w:r>
              <w:rPr>
                <w:noProof/>
                <w:webHidden/>
              </w:rPr>
              <w:fldChar w:fldCharType="begin"/>
            </w:r>
            <w:r>
              <w:rPr>
                <w:noProof/>
                <w:webHidden/>
              </w:rPr>
              <w:instrText xml:space="preserve"> PAGEREF _Toc68684804 \h </w:instrText>
            </w:r>
          </w:ins>
          <w:r>
            <w:rPr>
              <w:noProof/>
              <w:webHidden/>
            </w:rPr>
          </w:r>
          <w:r>
            <w:rPr>
              <w:noProof/>
              <w:webHidden/>
            </w:rPr>
            <w:fldChar w:fldCharType="separate"/>
          </w:r>
          <w:ins w:id="57" w:author="Account Microsoft" w:date="2021-04-07T10:46:00Z">
            <w:r>
              <w:rPr>
                <w:noProof/>
                <w:webHidden/>
              </w:rPr>
              <w:t>35</w:t>
            </w:r>
            <w:r>
              <w:rPr>
                <w:noProof/>
                <w:webHidden/>
              </w:rPr>
              <w:fldChar w:fldCharType="end"/>
            </w:r>
            <w:r w:rsidRPr="005F0B52">
              <w:rPr>
                <w:rStyle w:val="Collegamentoipertestuale"/>
                <w:noProof/>
              </w:rPr>
              <w:fldChar w:fldCharType="end"/>
            </w:r>
          </w:ins>
        </w:p>
        <w:p w14:paraId="2E360B9A" w14:textId="77777777" w:rsidR="009147C1" w:rsidRDefault="009147C1">
          <w:pPr>
            <w:pStyle w:val="Sommario2"/>
            <w:tabs>
              <w:tab w:val="right" w:leader="dot" w:pos="9350"/>
            </w:tabs>
            <w:rPr>
              <w:ins w:id="58" w:author="Account Microsoft" w:date="2021-04-07T10:46:00Z"/>
              <w:rFonts w:asciiTheme="minorHAnsi" w:eastAsiaTheme="minorEastAsia" w:hAnsiTheme="minorHAnsi"/>
              <w:noProof/>
              <w:sz w:val="22"/>
              <w:lang w:val="it-IT" w:eastAsia="it-IT"/>
            </w:rPr>
          </w:pPr>
          <w:ins w:id="59"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"_Toc68684805"</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3.7 SConverter module</w:t>
            </w:r>
            <w:r>
              <w:rPr>
                <w:noProof/>
                <w:webHidden/>
              </w:rPr>
              <w:tab/>
            </w:r>
            <w:r>
              <w:rPr>
                <w:noProof/>
                <w:webHidden/>
              </w:rPr>
              <w:fldChar w:fldCharType="begin"/>
            </w:r>
            <w:r>
              <w:rPr>
                <w:noProof/>
                <w:webHidden/>
              </w:rPr>
              <w:instrText xml:space="preserve"> PAGEREF _Toc68684805 \h </w:instrText>
            </w:r>
          </w:ins>
          <w:r>
            <w:rPr>
              <w:noProof/>
              <w:webHidden/>
            </w:rPr>
          </w:r>
          <w:r>
            <w:rPr>
              <w:noProof/>
              <w:webHidden/>
            </w:rPr>
            <w:fldChar w:fldCharType="separate"/>
          </w:r>
          <w:ins w:id="60" w:author="Account Microsoft" w:date="2021-04-07T10:46:00Z">
            <w:r>
              <w:rPr>
                <w:noProof/>
                <w:webHidden/>
              </w:rPr>
              <w:t>36</w:t>
            </w:r>
            <w:r>
              <w:rPr>
                <w:noProof/>
                <w:webHidden/>
              </w:rPr>
              <w:fldChar w:fldCharType="end"/>
            </w:r>
            <w:r w:rsidRPr="005F0B52">
              <w:rPr>
                <w:rStyle w:val="Collegamentoipertestuale"/>
                <w:noProof/>
              </w:rPr>
              <w:fldChar w:fldCharType="end"/>
            </w:r>
          </w:ins>
        </w:p>
        <w:p w14:paraId="6A67D34E" w14:textId="77777777" w:rsidR="009147C1" w:rsidRDefault="009147C1">
          <w:pPr>
            <w:pStyle w:val="Sommario2"/>
            <w:tabs>
              <w:tab w:val="right" w:leader="dot" w:pos="9350"/>
            </w:tabs>
            <w:rPr>
              <w:ins w:id="61" w:author="Account Microsoft" w:date="2021-04-07T10:46:00Z"/>
              <w:rFonts w:asciiTheme="minorHAnsi" w:eastAsiaTheme="minorEastAsia" w:hAnsiTheme="minorHAnsi"/>
              <w:noProof/>
              <w:sz w:val="22"/>
              <w:lang w:val="it-IT" w:eastAsia="it-IT"/>
            </w:rPr>
          </w:pPr>
          <w:ins w:id="62"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"_Toc68684806"</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3.8 RRR file generator module</w:t>
            </w:r>
            <w:r>
              <w:rPr>
                <w:noProof/>
                <w:webHidden/>
              </w:rPr>
              <w:tab/>
            </w:r>
            <w:r>
              <w:rPr>
                <w:noProof/>
                <w:webHidden/>
              </w:rPr>
              <w:fldChar w:fldCharType="begin"/>
            </w:r>
            <w:r>
              <w:rPr>
                <w:noProof/>
                <w:webHidden/>
              </w:rPr>
              <w:instrText xml:space="preserve"> PAGEREF _Toc68684806 \h </w:instrText>
            </w:r>
          </w:ins>
          <w:r>
            <w:rPr>
              <w:noProof/>
              <w:webHidden/>
            </w:rPr>
          </w:r>
          <w:r>
            <w:rPr>
              <w:noProof/>
              <w:webHidden/>
            </w:rPr>
            <w:fldChar w:fldCharType="separate"/>
          </w:r>
          <w:ins w:id="63" w:author="Account Microsoft" w:date="2021-04-07T10:46:00Z">
            <w:r>
              <w:rPr>
                <w:noProof/>
                <w:webHidden/>
              </w:rPr>
              <w:t>39</w:t>
            </w:r>
            <w:r>
              <w:rPr>
                <w:noProof/>
                <w:webHidden/>
              </w:rPr>
              <w:fldChar w:fldCharType="end"/>
            </w:r>
            <w:r w:rsidRPr="005F0B52">
              <w:rPr>
                <w:rStyle w:val="Collegamentoipertestuale"/>
                <w:noProof/>
              </w:rPr>
              <w:fldChar w:fldCharType="end"/>
            </w:r>
          </w:ins>
        </w:p>
        <w:p w14:paraId="2C2258AA" w14:textId="77777777" w:rsidR="009147C1" w:rsidRDefault="009147C1">
          <w:pPr>
            <w:pStyle w:val="Sommario2"/>
            <w:tabs>
              <w:tab w:val="right" w:leader="dot" w:pos="9350"/>
            </w:tabs>
            <w:rPr>
              <w:ins w:id="64" w:author="Account Microsoft" w:date="2021-04-07T10:46:00Z"/>
              <w:rFonts w:asciiTheme="minorHAnsi" w:eastAsiaTheme="minorEastAsia" w:hAnsiTheme="minorHAnsi"/>
              <w:noProof/>
              <w:sz w:val="22"/>
              <w:lang w:val="it-IT" w:eastAsia="it-IT"/>
            </w:rPr>
          </w:pPr>
          <w:ins w:id="65"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"_Toc68684807"</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3.9 SG GUI</w:t>
            </w:r>
            <w:r>
              <w:rPr>
                <w:noProof/>
                <w:webHidden/>
              </w:rPr>
              <w:tab/>
            </w:r>
            <w:r>
              <w:rPr>
                <w:noProof/>
                <w:webHidden/>
              </w:rPr>
              <w:fldChar w:fldCharType="begin"/>
            </w:r>
            <w:r>
              <w:rPr>
                <w:noProof/>
                <w:webHidden/>
              </w:rPr>
              <w:instrText xml:space="preserve"> PAGEREF _Toc68684807 \h </w:instrText>
            </w:r>
          </w:ins>
          <w:r>
            <w:rPr>
              <w:noProof/>
              <w:webHidden/>
            </w:rPr>
          </w:r>
          <w:r>
            <w:rPr>
              <w:noProof/>
              <w:webHidden/>
            </w:rPr>
            <w:fldChar w:fldCharType="separate"/>
          </w:r>
          <w:ins w:id="66" w:author="Account Microsoft" w:date="2021-04-07T10:46:00Z">
            <w:r>
              <w:rPr>
                <w:noProof/>
                <w:webHidden/>
              </w:rPr>
              <w:t>42</w:t>
            </w:r>
            <w:r>
              <w:rPr>
                <w:noProof/>
                <w:webHidden/>
              </w:rPr>
              <w:fldChar w:fldCharType="end"/>
            </w:r>
            <w:r w:rsidRPr="005F0B52">
              <w:rPr>
                <w:rStyle w:val="Collegamentoipertestuale"/>
                <w:noProof/>
              </w:rPr>
              <w:fldChar w:fldCharType="end"/>
            </w:r>
          </w:ins>
        </w:p>
        <w:p w14:paraId="3CB038DE" w14:textId="77777777" w:rsidR="009147C1" w:rsidRDefault="009147C1">
          <w:pPr>
            <w:pStyle w:val="Sommario1"/>
            <w:tabs>
              <w:tab w:val="left" w:pos="510"/>
              <w:tab w:val="right" w:leader="dot" w:pos="9350"/>
            </w:tabs>
            <w:rPr>
              <w:ins w:id="67" w:author="Account Microsoft" w:date="2021-04-07T10:46:00Z"/>
              <w:rFonts w:asciiTheme="minorHAnsi" w:eastAsiaTheme="minorEastAsia" w:hAnsiTheme="minorHAnsi"/>
              <w:noProof/>
              <w:sz w:val="22"/>
              <w:lang w:val="it-IT" w:eastAsia="it-IT"/>
            </w:rPr>
          </w:pPr>
          <w:ins w:id="68"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"_Toc68684808"</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4.</w:t>
            </w:r>
            <w:r>
              <w:rPr>
                <w:rFonts w:asciiTheme="minorHAnsi" w:eastAsiaTheme="minorEastAsia" w:hAnsiTheme="minorHAnsi"/>
                <w:noProof/>
                <w:sz w:val="22"/>
                <w:lang w:val="it-IT" w:eastAsia="it-IT"/>
              </w:rPr>
              <w:tab/>
            </w:r>
            <w:r w:rsidRPr="005F0B52">
              <w:rPr>
                <w:rStyle w:val="Collegamentoipertestuale"/>
                <w:noProof/>
              </w:rPr>
              <w:t>QUACKME Configurations</w:t>
            </w:r>
            <w:r>
              <w:rPr>
                <w:noProof/>
                <w:webHidden/>
              </w:rPr>
              <w:tab/>
            </w:r>
            <w:r>
              <w:rPr>
                <w:noProof/>
                <w:webHidden/>
              </w:rPr>
              <w:fldChar w:fldCharType="begin"/>
            </w:r>
            <w:r>
              <w:rPr>
                <w:noProof/>
                <w:webHidden/>
              </w:rPr>
              <w:instrText xml:space="preserve"> PAGEREF _Toc68684808 \h </w:instrText>
            </w:r>
          </w:ins>
          <w:r>
            <w:rPr>
              <w:noProof/>
              <w:webHidden/>
            </w:rPr>
          </w:r>
          <w:r>
            <w:rPr>
              <w:noProof/>
              <w:webHidden/>
            </w:rPr>
            <w:fldChar w:fldCharType="separate"/>
          </w:r>
          <w:ins w:id="69" w:author="Account Microsoft" w:date="2021-04-07T10:46:00Z">
            <w:r>
              <w:rPr>
                <w:noProof/>
                <w:webHidden/>
              </w:rPr>
              <w:t>46</w:t>
            </w:r>
            <w:r>
              <w:rPr>
                <w:noProof/>
                <w:webHidden/>
              </w:rPr>
              <w:fldChar w:fldCharType="end"/>
            </w:r>
            <w:r w:rsidRPr="005F0B52">
              <w:rPr>
                <w:rStyle w:val="Collegamentoipertestuale"/>
                <w:noProof/>
              </w:rPr>
              <w:fldChar w:fldCharType="end"/>
            </w:r>
          </w:ins>
        </w:p>
        <w:p w14:paraId="4F825E96" w14:textId="77777777" w:rsidR="009147C1" w:rsidRDefault="009147C1">
          <w:pPr>
            <w:pStyle w:val="Sommario2"/>
            <w:tabs>
              <w:tab w:val="left" w:pos="880"/>
              <w:tab w:val="right" w:leader="dot" w:pos="9350"/>
            </w:tabs>
            <w:rPr>
              <w:ins w:id="70" w:author="Account Microsoft" w:date="2021-04-07T10:46:00Z"/>
              <w:rFonts w:asciiTheme="minorHAnsi" w:eastAsiaTheme="minorEastAsia" w:hAnsiTheme="minorHAnsi"/>
              <w:noProof/>
              <w:sz w:val="22"/>
              <w:lang w:val="it-IT" w:eastAsia="it-IT"/>
            </w:rPr>
          </w:pPr>
          <w:ins w:id="71"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"_Toc68684809"</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4.1</w:t>
            </w:r>
            <w:r>
              <w:rPr>
                <w:rFonts w:asciiTheme="minorHAnsi" w:eastAsiaTheme="minorEastAsia" w:hAnsiTheme="minorHAnsi"/>
                <w:noProof/>
                <w:sz w:val="22"/>
                <w:lang w:val="it-IT" w:eastAsia="it-IT"/>
              </w:rPr>
              <w:tab/>
            </w:r>
            <w:r w:rsidRPr="005F0B52">
              <w:rPr>
                <w:rStyle w:val="Collegamentoipertestuale"/>
                <w:noProof/>
              </w:rPr>
              <w:t>Messages structure</w:t>
            </w:r>
            <w:r>
              <w:rPr>
                <w:noProof/>
                <w:webHidden/>
              </w:rPr>
              <w:tab/>
            </w:r>
            <w:r>
              <w:rPr>
                <w:noProof/>
                <w:webHidden/>
              </w:rPr>
              <w:fldChar w:fldCharType="begin"/>
            </w:r>
            <w:r>
              <w:rPr>
                <w:noProof/>
                <w:webHidden/>
              </w:rPr>
              <w:instrText xml:space="preserve"> PAGEREF _Toc68684809 \h </w:instrText>
            </w:r>
          </w:ins>
          <w:r>
            <w:rPr>
              <w:noProof/>
              <w:webHidden/>
            </w:rPr>
          </w:r>
          <w:r>
            <w:rPr>
              <w:noProof/>
              <w:webHidden/>
            </w:rPr>
            <w:fldChar w:fldCharType="separate"/>
          </w:r>
          <w:ins w:id="72" w:author="Account Microsoft" w:date="2021-04-07T10:46:00Z">
            <w:r>
              <w:rPr>
                <w:noProof/>
                <w:webHidden/>
              </w:rPr>
              <w:t>46</w:t>
            </w:r>
            <w:r>
              <w:rPr>
                <w:noProof/>
                <w:webHidden/>
              </w:rPr>
              <w:fldChar w:fldCharType="end"/>
            </w:r>
            <w:r w:rsidRPr="005F0B52">
              <w:rPr>
                <w:rStyle w:val="Collegamentoipertestuale"/>
                <w:noProof/>
              </w:rPr>
              <w:fldChar w:fldCharType="end"/>
            </w:r>
          </w:ins>
        </w:p>
        <w:p w14:paraId="57737456" w14:textId="77777777" w:rsidR="009147C1" w:rsidRDefault="009147C1">
          <w:pPr>
            <w:pStyle w:val="Sommario2"/>
            <w:tabs>
              <w:tab w:val="left" w:pos="880"/>
              <w:tab w:val="right" w:leader="dot" w:pos="9350"/>
            </w:tabs>
            <w:rPr>
              <w:ins w:id="73" w:author="Account Microsoft" w:date="2021-04-07T10:46:00Z"/>
              <w:rFonts w:asciiTheme="minorHAnsi" w:eastAsiaTheme="minorEastAsia" w:hAnsiTheme="minorHAnsi"/>
              <w:noProof/>
              <w:sz w:val="22"/>
              <w:lang w:val="it-IT" w:eastAsia="it-IT"/>
            </w:rPr>
          </w:pPr>
          <w:ins w:id="74"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"_Toc68684810"</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4.2</w:t>
            </w:r>
            <w:r>
              <w:rPr>
                <w:rFonts w:asciiTheme="minorHAnsi" w:eastAsiaTheme="minorEastAsia" w:hAnsiTheme="minorHAnsi"/>
                <w:noProof/>
                <w:sz w:val="22"/>
                <w:lang w:val="it-IT" w:eastAsia="it-IT"/>
              </w:rPr>
              <w:tab/>
            </w:r>
            <w:r w:rsidRPr="005F0B52">
              <w:rPr>
                <w:rStyle w:val="Collegamentoipertestuale"/>
                <w:noProof/>
              </w:rPr>
              <w:t>Messages behavior</w:t>
            </w:r>
            <w:r>
              <w:rPr>
                <w:noProof/>
                <w:webHidden/>
              </w:rPr>
              <w:tab/>
            </w:r>
            <w:r>
              <w:rPr>
                <w:noProof/>
                <w:webHidden/>
              </w:rPr>
              <w:fldChar w:fldCharType="begin"/>
            </w:r>
            <w:r>
              <w:rPr>
                <w:noProof/>
                <w:webHidden/>
              </w:rPr>
              <w:instrText xml:space="preserve"> PAGEREF _Toc68684810 \h </w:instrText>
            </w:r>
          </w:ins>
          <w:r>
            <w:rPr>
              <w:noProof/>
              <w:webHidden/>
            </w:rPr>
          </w:r>
          <w:r>
            <w:rPr>
              <w:noProof/>
              <w:webHidden/>
            </w:rPr>
            <w:fldChar w:fldCharType="separate"/>
          </w:r>
          <w:ins w:id="75" w:author="Account Microsoft" w:date="2021-04-07T10:46:00Z">
            <w:r>
              <w:rPr>
                <w:noProof/>
                <w:webHidden/>
              </w:rPr>
              <w:t>47</w:t>
            </w:r>
            <w:r>
              <w:rPr>
                <w:noProof/>
                <w:webHidden/>
              </w:rPr>
              <w:fldChar w:fldCharType="end"/>
            </w:r>
            <w:r w:rsidRPr="005F0B52">
              <w:rPr>
                <w:rStyle w:val="Collegamentoipertestuale"/>
                <w:noProof/>
              </w:rPr>
              <w:fldChar w:fldCharType="end"/>
            </w:r>
          </w:ins>
        </w:p>
        <w:p w14:paraId="0342EAE7" w14:textId="77777777" w:rsidR="009147C1" w:rsidRDefault="009147C1">
          <w:pPr>
            <w:pStyle w:val="Sommario2"/>
            <w:tabs>
              <w:tab w:val="left" w:pos="880"/>
              <w:tab w:val="right" w:leader="dot" w:pos="9350"/>
            </w:tabs>
            <w:rPr>
              <w:ins w:id="76" w:author="Account Microsoft" w:date="2021-04-07T10:46:00Z"/>
              <w:rFonts w:asciiTheme="minorHAnsi" w:eastAsiaTheme="minorEastAsia" w:hAnsiTheme="minorHAnsi"/>
              <w:noProof/>
              <w:sz w:val="22"/>
              <w:lang w:val="it-IT" w:eastAsia="it-IT"/>
            </w:rPr>
          </w:pPr>
          <w:ins w:id="77" w:author="Account Microsoft" w:date="2021-04-07T10:46:00Z">
            <w:r w:rsidRPr="005F0B52">
              <w:rPr>
                <w:rStyle w:val="Collegamentoipertestuale"/>
                <w:noProof/>
              </w:rPr>
              <w:fldChar w:fldCharType="begin"/>
            </w:r>
            <w:r w:rsidRPr="005F0B52">
              <w:rPr>
                <w:rStyle w:val="Collegamentoipertestuale"/>
                <w:noProof/>
              </w:rPr>
              <w:instrText xml:space="preserve"> </w:instrText>
            </w:r>
            <w:r>
              <w:rPr>
                <w:noProof/>
              </w:rPr>
              <w:instrText>HYPERLINK \l "_Toc68684811"</w:instrText>
            </w:r>
            <w:r w:rsidRPr="005F0B52">
              <w:rPr>
                <w:rStyle w:val="Collegamentoipertestuale"/>
                <w:noProof/>
              </w:rPr>
              <w:instrText xml:space="preserve"> </w:instrText>
            </w:r>
            <w:r w:rsidRPr="005F0B52">
              <w:rPr>
                <w:rStyle w:val="Collegamentoipertestuale"/>
                <w:noProof/>
              </w:rPr>
              <w:fldChar w:fldCharType="separate"/>
            </w:r>
            <w:r w:rsidRPr="005F0B52">
              <w:rPr>
                <w:rStyle w:val="Collegamentoipertestuale"/>
                <w:noProof/>
              </w:rPr>
              <w:t>4.3</w:t>
            </w:r>
            <w:r>
              <w:rPr>
                <w:rFonts w:asciiTheme="minorHAnsi" w:eastAsiaTheme="minorEastAsia" w:hAnsiTheme="minorHAnsi"/>
                <w:noProof/>
                <w:sz w:val="22"/>
                <w:lang w:val="it-IT" w:eastAsia="it-IT"/>
              </w:rPr>
              <w:tab/>
            </w:r>
            <w:r w:rsidRPr="005F0B52">
              <w:rPr>
                <w:rStyle w:val="Collegamentoipertestuale"/>
                <w:noProof/>
              </w:rPr>
              <w:t>Workflow configuration structure</w:t>
            </w:r>
            <w:r>
              <w:rPr>
                <w:noProof/>
                <w:webHidden/>
              </w:rPr>
              <w:tab/>
            </w:r>
            <w:r>
              <w:rPr>
                <w:noProof/>
                <w:webHidden/>
              </w:rPr>
              <w:fldChar w:fldCharType="begin"/>
            </w:r>
            <w:r>
              <w:rPr>
                <w:noProof/>
                <w:webHidden/>
              </w:rPr>
              <w:instrText xml:space="preserve"> PAGEREF _Toc68684811 \h </w:instrText>
            </w:r>
          </w:ins>
          <w:r>
            <w:rPr>
              <w:noProof/>
              <w:webHidden/>
            </w:rPr>
          </w:r>
          <w:r>
            <w:rPr>
              <w:noProof/>
              <w:webHidden/>
            </w:rPr>
            <w:fldChar w:fldCharType="separate"/>
          </w:r>
          <w:ins w:id="78" w:author="Account Microsoft" w:date="2021-04-07T10:46:00Z">
            <w:r>
              <w:rPr>
                <w:noProof/>
                <w:webHidden/>
              </w:rPr>
              <w:t>47</w:t>
            </w:r>
            <w:r>
              <w:rPr>
                <w:noProof/>
                <w:webHidden/>
              </w:rPr>
              <w:fldChar w:fldCharType="end"/>
            </w:r>
            <w:r w:rsidRPr="005F0B52">
              <w:rPr>
                <w:rStyle w:val="Collegamentoipertestuale"/>
                <w:noProof/>
              </w:rPr>
              <w:fldChar w:fldCharType="end"/>
            </w:r>
          </w:ins>
        </w:p>
        <w:p w14:paraId="3701181C" w14:textId="77777777" w:rsidR="00DB0458" w:rsidDel="009147C1" w:rsidRDefault="00DB0458">
          <w:pPr>
            <w:pStyle w:val="Sommario1"/>
            <w:tabs>
              <w:tab w:val="right" w:leader="dot" w:pos="9350"/>
            </w:tabs>
            <w:rPr>
              <w:del w:id="79" w:author="Account Microsoft" w:date="2021-04-07T10:46:00Z"/>
              <w:rFonts w:asciiTheme="minorHAnsi" w:eastAsiaTheme="minorEastAsia" w:hAnsiTheme="minorHAnsi"/>
              <w:noProof/>
              <w:sz w:val="22"/>
              <w:lang w:val="it-IT" w:eastAsia="it-IT"/>
            </w:rPr>
          </w:pPr>
          <w:del w:id="80" w:author="Account Microsoft" w:date="2021-04-07T10:46:00Z">
            <w:r w:rsidRPr="009147C1" w:rsidDel="009147C1">
              <w:rPr>
                <w:rStyle w:val="Collegamentoipertestuale"/>
                <w:noProof/>
              </w:rPr>
              <w:delText>Annotations table</w:delText>
            </w:r>
            <w:r w:rsidDel="009147C1">
              <w:rPr>
                <w:noProof/>
                <w:webHidden/>
              </w:rPr>
              <w:tab/>
              <w:delText>4</w:delText>
            </w:r>
          </w:del>
        </w:p>
        <w:p w14:paraId="4006B27A" w14:textId="77777777" w:rsidR="00DB0458" w:rsidDel="009147C1" w:rsidRDefault="00DB0458">
          <w:pPr>
            <w:pStyle w:val="Sommario1"/>
            <w:tabs>
              <w:tab w:val="right" w:leader="dot" w:pos="9350"/>
            </w:tabs>
            <w:rPr>
              <w:del w:id="81" w:author="Account Microsoft" w:date="2021-04-07T10:46:00Z"/>
              <w:rFonts w:asciiTheme="minorHAnsi" w:eastAsiaTheme="minorEastAsia" w:hAnsiTheme="minorHAnsi"/>
              <w:noProof/>
              <w:sz w:val="22"/>
              <w:lang w:val="it-IT" w:eastAsia="it-IT"/>
            </w:rPr>
          </w:pPr>
          <w:del w:id="82" w:author="Account Microsoft" w:date="2021-04-07T10:46:00Z">
            <w:r w:rsidRPr="009147C1" w:rsidDel="009147C1">
              <w:rPr>
                <w:rStyle w:val="Collegamentoipertestuale"/>
                <w:noProof/>
              </w:rPr>
              <w:delText>Version summary</w:delText>
            </w:r>
            <w:r w:rsidDel="009147C1">
              <w:rPr>
                <w:noProof/>
                <w:webHidden/>
              </w:rPr>
              <w:tab/>
              <w:delText>5</w:delText>
            </w:r>
          </w:del>
        </w:p>
        <w:p w14:paraId="5BF9D706" w14:textId="77777777" w:rsidR="00DB0458" w:rsidDel="009147C1" w:rsidRDefault="00DB0458">
          <w:pPr>
            <w:pStyle w:val="Sommario1"/>
            <w:tabs>
              <w:tab w:val="left" w:pos="510"/>
              <w:tab w:val="right" w:leader="dot" w:pos="9350"/>
            </w:tabs>
            <w:rPr>
              <w:del w:id="83" w:author="Account Microsoft" w:date="2021-04-07T10:46:00Z"/>
              <w:rFonts w:asciiTheme="minorHAnsi" w:eastAsiaTheme="minorEastAsia" w:hAnsiTheme="minorHAnsi"/>
              <w:noProof/>
              <w:sz w:val="22"/>
              <w:lang w:val="it-IT" w:eastAsia="it-IT"/>
            </w:rPr>
          </w:pPr>
          <w:del w:id="84" w:author="Account Microsoft" w:date="2021-04-07T10:46:00Z">
            <w:r w:rsidRPr="009147C1" w:rsidDel="009147C1">
              <w:rPr>
                <w:rStyle w:val="Collegamentoipertestuale"/>
                <w:noProof/>
              </w:rPr>
              <w:delText>1.</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Requirements</w:delText>
            </w:r>
            <w:r w:rsidDel="009147C1">
              <w:rPr>
                <w:noProof/>
                <w:webHidden/>
              </w:rPr>
              <w:tab/>
              <w:delText>6</w:delText>
            </w:r>
          </w:del>
        </w:p>
        <w:p w14:paraId="1ABADFD1" w14:textId="77777777" w:rsidR="00DB0458" w:rsidDel="009147C1" w:rsidRDefault="00DB0458">
          <w:pPr>
            <w:pStyle w:val="Sommario1"/>
            <w:tabs>
              <w:tab w:val="left" w:pos="510"/>
              <w:tab w:val="right" w:leader="dot" w:pos="9350"/>
            </w:tabs>
            <w:rPr>
              <w:del w:id="85" w:author="Account Microsoft" w:date="2021-04-07T10:46:00Z"/>
              <w:rFonts w:asciiTheme="minorHAnsi" w:eastAsiaTheme="minorEastAsia" w:hAnsiTheme="minorHAnsi"/>
              <w:noProof/>
              <w:sz w:val="22"/>
              <w:lang w:val="it-IT" w:eastAsia="it-IT"/>
            </w:rPr>
          </w:pPr>
          <w:del w:id="86" w:author="Account Microsoft" w:date="2021-04-07T10:46:00Z">
            <w:r w:rsidRPr="009147C1" w:rsidDel="009147C1">
              <w:rPr>
                <w:rStyle w:val="Collegamentoipertestuale"/>
                <w:noProof/>
              </w:rPr>
              <w:delText>2.</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Architecture</w:delText>
            </w:r>
            <w:r w:rsidDel="009147C1">
              <w:rPr>
                <w:noProof/>
                <w:webHidden/>
              </w:rPr>
              <w:tab/>
              <w:delText>7</w:delText>
            </w:r>
          </w:del>
        </w:p>
        <w:p w14:paraId="0E291837" w14:textId="77777777" w:rsidR="00DB0458" w:rsidDel="009147C1" w:rsidRDefault="00DB0458">
          <w:pPr>
            <w:pStyle w:val="Sommario1"/>
            <w:tabs>
              <w:tab w:val="left" w:pos="510"/>
              <w:tab w:val="right" w:leader="dot" w:pos="9350"/>
            </w:tabs>
            <w:rPr>
              <w:del w:id="87" w:author="Account Microsoft" w:date="2021-04-07T10:46:00Z"/>
              <w:rFonts w:asciiTheme="minorHAnsi" w:eastAsiaTheme="minorEastAsia" w:hAnsiTheme="minorHAnsi"/>
              <w:noProof/>
              <w:sz w:val="22"/>
              <w:lang w:val="it-IT" w:eastAsia="it-IT"/>
            </w:rPr>
          </w:pPr>
          <w:del w:id="88" w:author="Account Microsoft" w:date="2021-04-07T10:46:00Z">
            <w:r w:rsidRPr="009147C1" w:rsidDel="009147C1">
              <w:rPr>
                <w:rStyle w:val="Collegamentoipertestuale"/>
                <w:noProof/>
              </w:rPr>
              <w:delText>3.</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QUACKME Steps</w:delText>
            </w:r>
            <w:r w:rsidDel="009147C1">
              <w:rPr>
                <w:noProof/>
                <w:webHidden/>
              </w:rPr>
              <w:tab/>
              <w:delText>10</w:delText>
            </w:r>
          </w:del>
        </w:p>
        <w:p w14:paraId="5992ADCD" w14:textId="77777777" w:rsidR="00DB0458" w:rsidDel="009147C1" w:rsidRDefault="00DB0458">
          <w:pPr>
            <w:pStyle w:val="Sommario2"/>
            <w:tabs>
              <w:tab w:val="right" w:leader="dot" w:pos="9350"/>
            </w:tabs>
            <w:rPr>
              <w:del w:id="89" w:author="Account Microsoft" w:date="2021-04-07T10:46:00Z"/>
              <w:rFonts w:asciiTheme="minorHAnsi" w:eastAsiaTheme="minorEastAsia" w:hAnsiTheme="minorHAnsi"/>
              <w:noProof/>
              <w:sz w:val="22"/>
              <w:lang w:val="it-IT" w:eastAsia="it-IT"/>
            </w:rPr>
          </w:pPr>
          <w:del w:id="90" w:author="Account Microsoft" w:date="2021-04-07T10:46:00Z">
            <w:r w:rsidRPr="009147C1" w:rsidDel="009147C1">
              <w:rPr>
                <w:rStyle w:val="Collegamentoipertestuale"/>
                <w:noProof/>
              </w:rPr>
              <w:delText>3.1 Input Converter</w:delText>
            </w:r>
            <w:r w:rsidDel="009147C1">
              <w:rPr>
                <w:noProof/>
                <w:webHidden/>
              </w:rPr>
              <w:tab/>
              <w:delText>10</w:delText>
            </w:r>
          </w:del>
        </w:p>
        <w:p w14:paraId="6B2277AC" w14:textId="77777777" w:rsidR="00DB0458" w:rsidDel="009147C1" w:rsidRDefault="00DB0458">
          <w:pPr>
            <w:pStyle w:val="Sommario3"/>
            <w:tabs>
              <w:tab w:val="left" w:pos="1320"/>
              <w:tab w:val="right" w:leader="dot" w:pos="9350"/>
            </w:tabs>
            <w:rPr>
              <w:del w:id="91" w:author="Account Microsoft" w:date="2021-04-07T10:46:00Z"/>
              <w:rFonts w:asciiTheme="minorHAnsi" w:eastAsiaTheme="minorEastAsia" w:hAnsiTheme="minorHAnsi"/>
              <w:noProof/>
              <w:sz w:val="22"/>
              <w:lang w:val="it-IT" w:eastAsia="it-IT"/>
            </w:rPr>
          </w:pPr>
          <w:del w:id="92" w:author="Account Microsoft" w:date="2021-04-07T10:46:00Z">
            <w:r w:rsidRPr="009147C1" w:rsidDel="009147C1">
              <w:rPr>
                <w:rStyle w:val="Collegamentoipertestuale"/>
                <w:noProof/>
              </w:rPr>
              <w:delText>3.1.1</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Input Data Format</w:delText>
            </w:r>
            <w:r w:rsidDel="009147C1">
              <w:rPr>
                <w:noProof/>
                <w:webHidden/>
              </w:rPr>
              <w:tab/>
              <w:delText>10</w:delText>
            </w:r>
          </w:del>
        </w:p>
        <w:p w14:paraId="2455F866" w14:textId="77777777" w:rsidR="00DB0458" w:rsidDel="009147C1" w:rsidRDefault="00DB0458">
          <w:pPr>
            <w:pStyle w:val="Sommario3"/>
            <w:tabs>
              <w:tab w:val="left" w:pos="1320"/>
              <w:tab w:val="right" w:leader="dot" w:pos="9350"/>
            </w:tabs>
            <w:rPr>
              <w:del w:id="93" w:author="Account Microsoft" w:date="2021-04-07T10:46:00Z"/>
              <w:rFonts w:asciiTheme="minorHAnsi" w:eastAsiaTheme="minorEastAsia" w:hAnsiTheme="minorHAnsi"/>
              <w:noProof/>
              <w:sz w:val="22"/>
              <w:lang w:val="it-IT" w:eastAsia="it-IT"/>
            </w:rPr>
          </w:pPr>
          <w:del w:id="94" w:author="Account Microsoft" w:date="2021-04-07T10:46:00Z">
            <w:r w:rsidRPr="009147C1" w:rsidDel="009147C1">
              <w:rPr>
                <w:rStyle w:val="Collegamentoipertestuale"/>
                <w:noProof/>
              </w:rPr>
              <w:delText>3.1.2</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Internal Data Format</w:delText>
            </w:r>
            <w:r w:rsidDel="009147C1">
              <w:rPr>
                <w:noProof/>
                <w:webHidden/>
              </w:rPr>
              <w:tab/>
              <w:delText>10</w:delText>
            </w:r>
          </w:del>
        </w:p>
        <w:p w14:paraId="11271EB9" w14:textId="77777777" w:rsidR="00DB0458" w:rsidDel="009147C1" w:rsidRDefault="00DB0458">
          <w:pPr>
            <w:pStyle w:val="Sommario3"/>
            <w:tabs>
              <w:tab w:val="left" w:pos="1320"/>
              <w:tab w:val="right" w:leader="dot" w:pos="9350"/>
            </w:tabs>
            <w:rPr>
              <w:del w:id="95" w:author="Account Microsoft" w:date="2021-04-07T10:46:00Z"/>
              <w:rFonts w:asciiTheme="minorHAnsi" w:eastAsiaTheme="minorEastAsia" w:hAnsiTheme="minorHAnsi"/>
              <w:noProof/>
              <w:sz w:val="22"/>
              <w:lang w:val="it-IT" w:eastAsia="it-IT"/>
            </w:rPr>
          </w:pPr>
          <w:del w:id="96" w:author="Account Microsoft" w:date="2021-04-07T10:46:00Z">
            <w:r w:rsidRPr="009147C1" w:rsidDel="009147C1">
              <w:rPr>
                <w:rStyle w:val="Collegamentoipertestuale"/>
                <w:noProof/>
              </w:rPr>
              <w:delText>3.1.3</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MOS file Format</w:delText>
            </w:r>
            <w:r w:rsidDel="009147C1">
              <w:rPr>
                <w:noProof/>
                <w:webHidden/>
              </w:rPr>
              <w:tab/>
              <w:delText>11</w:delText>
            </w:r>
          </w:del>
        </w:p>
        <w:p w14:paraId="24D2657E" w14:textId="77777777" w:rsidR="00DB0458" w:rsidDel="009147C1" w:rsidRDefault="00DB0458">
          <w:pPr>
            <w:pStyle w:val="Sommario2"/>
            <w:tabs>
              <w:tab w:val="right" w:leader="dot" w:pos="9350"/>
            </w:tabs>
            <w:rPr>
              <w:del w:id="97" w:author="Account Microsoft" w:date="2021-04-07T10:46:00Z"/>
              <w:rFonts w:asciiTheme="minorHAnsi" w:eastAsiaTheme="minorEastAsia" w:hAnsiTheme="minorHAnsi"/>
              <w:noProof/>
              <w:sz w:val="22"/>
              <w:lang w:val="it-IT" w:eastAsia="it-IT"/>
            </w:rPr>
          </w:pPr>
          <w:del w:id="98" w:author="Account Microsoft" w:date="2021-04-07T10:46:00Z">
            <w:r w:rsidRPr="009147C1" w:rsidDel="009147C1">
              <w:rPr>
                <w:rStyle w:val="Collegamentoipertestuale"/>
                <w:noProof/>
              </w:rPr>
              <w:delText>3.2 Weak checks level</w:delText>
            </w:r>
            <w:r w:rsidDel="009147C1">
              <w:rPr>
                <w:noProof/>
                <w:webHidden/>
              </w:rPr>
              <w:tab/>
              <w:delText>12</w:delText>
            </w:r>
          </w:del>
        </w:p>
        <w:p w14:paraId="368C54C9" w14:textId="77777777" w:rsidR="00DB0458" w:rsidDel="009147C1" w:rsidRDefault="00DB0458">
          <w:pPr>
            <w:pStyle w:val="Sommario2"/>
            <w:tabs>
              <w:tab w:val="right" w:leader="dot" w:pos="9350"/>
            </w:tabs>
            <w:rPr>
              <w:del w:id="99" w:author="Account Microsoft" w:date="2021-04-07T10:46:00Z"/>
              <w:rFonts w:asciiTheme="minorHAnsi" w:eastAsiaTheme="minorEastAsia" w:hAnsiTheme="minorHAnsi"/>
              <w:noProof/>
              <w:sz w:val="22"/>
              <w:lang w:val="it-IT" w:eastAsia="it-IT"/>
            </w:rPr>
          </w:pPr>
          <w:del w:id="100" w:author="Account Microsoft" w:date="2021-04-07T10:46:00Z">
            <w:r w:rsidRPr="009147C1" w:rsidDel="009147C1">
              <w:rPr>
                <w:rStyle w:val="Collegamentoipertestuale"/>
                <w:noProof/>
              </w:rPr>
              <w:delText>3.3 Aggregation</w:delText>
            </w:r>
            <w:r w:rsidDel="009147C1">
              <w:rPr>
                <w:noProof/>
                <w:webHidden/>
              </w:rPr>
              <w:tab/>
              <w:delText>18</w:delText>
            </w:r>
          </w:del>
        </w:p>
        <w:p w14:paraId="409D7DD5" w14:textId="77777777" w:rsidR="00DB0458" w:rsidDel="009147C1" w:rsidRDefault="00DB0458">
          <w:pPr>
            <w:pStyle w:val="Sommario3"/>
            <w:tabs>
              <w:tab w:val="right" w:leader="dot" w:pos="9350"/>
            </w:tabs>
            <w:rPr>
              <w:del w:id="101" w:author="Account Microsoft" w:date="2021-04-07T10:46:00Z"/>
              <w:rFonts w:asciiTheme="minorHAnsi" w:eastAsiaTheme="minorEastAsia" w:hAnsiTheme="minorHAnsi"/>
              <w:noProof/>
              <w:sz w:val="22"/>
              <w:lang w:val="it-IT" w:eastAsia="it-IT"/>
            </w:rPr>
          </w:pPr>
          <w:del w:id="102" w:author="Account Microsoft" w:date="2021-04-07T10:46:00Z">
            <w:r w:rsidRPr="009147C1" w:rsidDel="009147C1">
              <w:rPr>
                <w:rStyle w:val="Collegamentoipertestuale"/>
                <w:noProof/>
              </w:rPr>
              <w:delText>3.3.1 Aggregation.XML structure</w:delText>
            </w:r>
            <w:r w:rsidDel="009147C1">
              <w:rPr>
                <w:noProof/>
                <w:webHidden/>
              </w:rPr>
              <w:tab/>
              <w:delText>18</w:delText>
            </w:r>
          </w:del>
        </w:p>
        <w:p w14:paraId="74F133E9" w14:textId="77777777" w:rsidR="00DB0458" w:rsidDel="009147C1" w:rsidRDefault="00DB0458">
          <w:pPr>
            <w:pStyle w:val="Sommario3"/>
            <w:tabs>
              <w:tab w:val="right" w:leader="dot" w:pos="9350"/>
            </w:tabs>
            <w:rPr>
              <w:del w:id="103" w:author="Account Microsoft" w:date="2021-04-07T10:46:00Z"/>
              <w:rFonts w:asciiTheme="minorHAnsi" w:eastAsiaTheme="minorEastAsia" w:hAnsiTheme="minorHAnsi"/>
              <w:noProof/>
              <w:sz w:val="22"/>
              <w:lang w:val="it-IT" w:eastAsia="it-IT"/>
            </w:rPr>
          </w:pPr>
          <w:del w:id="104" w:author="Account Microsoft" w:date="2021-04-07T10:46:00Z">
            <w:r w:rsidRPr="009147C1" w:rsidDel="009147C1">
              <w:rPr>
                <w:rStyle w:val="Collegamentoipertestuale"/>
                <w:noProof/>
              </w:rPr>
              <w:delText>3.3.2 Aggregation formulas</w:delText>
            </w:r>
            <w:r w:rsidDel="009147C1">
              <w:rPr>
                <w:noProof/>
                <w:webHidden/>
              </w:rPr>
              <w:tab/>
              <w:delText>24</w:delText>
            </w:r>
          </w:del>
        </w:p>
        <w:p w14:paraId="6461622F" w14:textId="77777777" w:rsidR="00DB0458" w:rsidDel="009147C1" w:rsidRDefault="00DB0458">
          <w:pPr>
            <w:pStyle w:val="Sommario2"/>
            <w:tabs>
              <w:tab w:val="right" w:leader="dot" w:pos="9350"/>
            </w:tabs>
            <w:rPr>
              <w:del w:id="105" w:author="Account Microsoft" w:date="2021-04-07T10:46:00Z"/>
              <w:rFonts w:asciiTheme="minorHAnsi" w:eastAsiaTheme="minorEastAsia" w:hAnsiTheme="minorHAnsi"/>
              <w:noProof/>
              <w:sz w:val="22"/>
              <w:lang w:val="it-IT" w:eastAsia="it-IT"/>
            </w:rPr>
          </w:pPr>
          <w:del w:id="106" w:author="Account Microsoft" w:date="2021-04-07T10:46:00Z">
            <w:r w:rsidRPr="009147C1" w:rsidDel="009147C1">
              <w:rPr>
                <w:rStyle w:val="Collegamentoipertestuale"/>
                <w:noProof/>
              </w:rPr>
              <w:delText>3.4 Heavy checks</w:delText>
            </w:r>
            <w:r w:rsidDel="009147C1">
              <w:rPr>
                <w:noProof/>
                <w:webHidden/>
              </w:rPr>
              <w:tab/>
              <w:delText>29</w:delText>
            </w:r>
          </w:del>
        </w:p>
        <w:p w14:paraId="07009EB0" w14:textId="77777777" w:rsidR="00DB0458" w:rsidDel="009147C1" w:rsidRDefault="00DB0458">
          <w:pPr>
            <w:pStyle w:val="Sommario3"/>
            <w:tabs>
              <w:tab w:val="right" w:leader="dot" w:pos="9350"/>
            </w:tabs>
            <w:rPr>
              <w:del w:id="107" w:author="Account Microsoft" w:date="2021-04-07T10:46:00Z"/>
              <w:rFonts w:asciiTheme="minorHAnsi" w:eastAsiaTheme="minorEastAsia" w:hAnsiTheme="minorHAnsi"/>
              <w:noProof/>
              <w:sz w:val="22"/>
              <w:lang w:val="it-IT" w:eastAsia="it-IT"/>
            </w:rPr>
          </w:pPr>
          <w:del w:id="108" w:author="Account Microsoft" w:date="2021-04-07T10:46:00Z">
            <w:r w:rsidRPr="009147C1" w:rsidDel="009147C1">
              <w:rPr>
                <w:rStyle w:val="Collegamentoipertestuale"/>
                <w:noProof/>
              </w:rPr>
              <w:delText>3.4.1 Exceptions management</w:delText>
            </w:r>
            <w:r w:rsidDel="009147C1">
              <w:rPr>
                <w:noProof/>
                <w:webHidden/>
              </w:rPr>
              <w:tab/>
              <w:delText>31</w:delText>
            </w:r>
          </w:del>
        </w:p>
        <w:p w14:paraId="3DD471D9" w14:textId="77777777" w:rsidR="00DB0458" w:rsidDel="009147C1" w:rsidRDefault="00DB0458">
          <w:pPr>
            <w:pStyle w:val="Sommario2"/>
            <w:tabs>
              <w:tab w:val="right" w:leader="dot" w:pos="9350"/>
            </w:tabs>
            <w:rPr>
              <w:del w:id="109" w:author="Account Microsoft" w:date="2021-04-07T10:46:00Z"/>
              <w:rFonts w:asciiTheme="minorHAnsi" w:eastAsiaTheme="minorEastAsia" w:hAnsiTheme="minorHAnsi"/>
              <w:noProof/>
              <w:sz w:val="22"/>
              <w:lang w:val="it-IT" w:eastAsia="it-IT"/>
            </w:rPr>
          </w:pPr>
          <w:del w:id="110" w:author="Account Microsoft" w:date="2021-04-07T10:46:00Z">
            <w:r w:rsidRPr="009147C1" w:rsidDel="009147C1">
              <w:rPr>
                <w:rStyle w:val="Collegamentoipertestuale"/>
                <w:noProof/>
              </w:rPr>
              <w:delText>3.5 Threshold checks</w:delText>
            </w:r>
            <w:r w:rsidDel="009147C1">
              <w:rPr>
                <w:noProof/>
                <w:webHidden/>
              </w:rPr>
              <w:tab/>
              <w:delText>32</w:delText>
            </w:r>
          </w:del>
        </w:p>
        <w:p w14:paraId="1A20563F" w14:textId="77777777" w:rsidR="00DB0458" w:rsidDel="009147C1" w:rsidRDefault="00DB0458">
          <w:pPr>
            <w:pStyle w:val="Sommario3"/>
            <w:tabs>
              <w:tab w:val="right" w:leader="dot" w:pos="9350"/>
            </w:tabs>
            <w:rPr>
              <w:del w:id="111" w:author="Account Microsoft" w:date="2021-04-07T10:46:00Z"/>
              <w:rFonts w:asciiTheme="minorHAnsi" w:eastAsiaTheme="minorEastAsia" w:hAnsiTheme="minorHAnsi"/>
              <w:noProof/>
              <w:sz w:val="22"/>
              <w:lang w:val="it-IT" w:eastAsia="it-IT"/>
            </w:rPr>
          </w:pPr>
          <w:del w:id="112" w:author="Account Microsoft" w:date="2021-04-07T10:46:00Z">
            <w:r w:rsidRPr="009147C1" w:rsidDel="009147C1">
              <w:rPr>
                <w:rStyle w:val="Collegamentoipertestuale"/>
                <w:noProof/>
              </w:rPr>
              <w:delText>3.5.1 Threshold file generator</w:delText>
            </w:r>
            <w:r w:rsidDel="009147C1">
              <w:rPr>
                <w:noProof/>
                <w:webHidden/>
              </w:rPr>
              <w:tab/>
              <w:delText>34</w:delText>
            </w:r>
          </w:del>
        </w:p>
        <w:p w14:paraId="65995C24" w14:textId="77777777" w:rsidR="00DB0458" w:rsidDel="009147C1" w:rsidRDefault="00DB0458">
          <w:pPr>
            <w:pStyle w:val="Sommario2"/>
            <w:tabs>
              <w:tab w:val="right" w:leader="dot" w:pos="9350"/>
            </w:tabs>
            <w:rPr>
              <w:del w:id="113" w:author="Account Microsoft" w:date="2021-04-07T10:46:00Z"/>
              <w:rFonts w:asciiTheme="minorHAnsi" w:eastAsiaTheme="minorEastAsia" w:hAnsiTheme="minorHAnsi"/>
              <w:noProof/>
              <w:sz w:val="22"/>
              <w:lang w:val="it-IT" w:eastAsia="it-IT"/>
            </w:rPr>
          </w:pPr>
          <w:del w:id="114" w:author="Account Microsoft" w:date="2021-04-07T10:46:00Z">
            <w:r w:rsidRPr="009147C1" w:rsidDel="009147C1">
              <w:rPr>
                <w:rStyle w:val="Collegamentoipertestuale"/>
                <w:noProof/>
              </w:rPr>
              <w:delText>3.6 SConverter module</w:delText>
            </w:r>
            <w:r w:rsidDel="009147C1">
              <w:rPr>
                <w:noProof/>
                <w:webHidden/>
              </w:rPr>
              <w:tab/>
              <w:delText>36</w:delText>
            </w:r>
          </w:del>
        </w:p>
        <w:p w14:paraId="4770C631" w14:textId="77777777" w:rsidR="00DB0458" w:rsidDel="009147C1" w:rsidRDefault="00DB0458">
          <w:pPr>
            <w:pStyle w:val="Sommario2"/>
            <w:tabs>
              <w:tab w:val="right" w:leader="dot" w:pos="9350"/>
            </w:tabs>
            <w:rPr>
              <w:del w:id="115" w:author="Account Microsoft" w:date="2021-04-07T10:46:00Z"/>
              <w:rFonts w:asciiTheme="minorHAnsi" w:eastAsiaTheme="minorEastAsia" w:hAnsiTheme="minorHAnsi"/>
              <w:noProof/>
              <w:sz w:val="22"/>
              <w:lang w:val="it-IT" w:eastAsia="it-IT"/>
            </w:rPr>
          </w:pPr>
          <w:del w:id="116" w:author="Account Microsoft" w:date="2021-04-07T10:46:00Z">
            <w:r w:rsidRPr="009147C1" w:rsidDel="009147C1">
              <w:rPr>
                <w:rStyle w:val="Collegamentoipertestuale"/>
                <w:noProof/>
              </w:rPr>
              <w:delText>3.7 RRR file generator module</w:delText>
            </w:r>
            <w:r w:rsidDel="009147C1">
              <w:rPr>
                <w:noProof/>
                <w:webHidden/>
              </w:rPr>
              <w:tab/>
              <w:delText>39</w:delText>
            </w:r>
          </w:del>
        </w:p>
        <w:p w14:paraId="4C701BF8" w14:textId="77777777" w:rsidR="00DB0458" w:rsidDel="009147C1" w:rsidRDefault="00DB0458">
          <w:pPr>
            <w:pStyle w:val="Sommario2"/>
            <w:tabs>
              <w:tab w:val="right" w:leader="dot" w:pos="9350"/>
            </w:tabs>
            <w:rPr>
              <w:del w:id="117" w:author="Account Microsoft" w:date="2021-04-07T10:46:00Z"/>
              <w:rFonts w:asciiTheme="minorHAnsi" w:eastAsiaTheme="minorEastAsia" w:hAnsiTheme="minorHAnsi"/>
              <w:noProof/>
              <w:sz w:val="22"/>
              <w:lang w:val="it-IT" w:eastAsia="it-IT"/>
            </w:rPr>
          </w:pPr>
          <w:del w:id="118" w:author="Account Microsoft" w:date="2021-04-07T10:46:00Z">
            <w:r w:rsidRPr="009147C1" w:rsidDel="009147C1">
              <w:rPr>
                <w:rStyle w:val="Collegamentoipertestuale"/>
                <w:noProof/>
              </w:rPr>
              <w:delText>3.8 SG GUI</w:delText>
            </w:r>
            <w:r w:rsidDel="009147C1">
              <w:rPr>
                <w:noProof/>
                <w:webHidden/>
              </w:rPr>
              <w:tab/>
              <w:delText>42</w:delText>
            </w:r>
          </w:del>
        </w:p>
        <w:p w14:paraId="03EDCE97" w14:textId="77777777" w:rsidR="00DB0458" w:rsidDel="009147C1" w:rsidRDefault="00DB0458">
          <w:pPr>
            <w:pStyle w:val="Sommario1"/>
            <w:tabs>
              <w:tab w:val="left" w:pos="510"/>
              <w:tab w:val="right" w:leader="dot" w:pos="9350"/>
            </w:tabs>
            <w:rPr>
              <w:del w:id="119" w:author="Account Microsoft" w:date="2021-04-07T10:46:00Z"/>
              <w:rFonts w:asciiTheme="minorHAnsi" w:eastAsiaTheme="minorEastAsia" w:hAnsiTheme="minorHAnsi"/>
              <w:noProof/>
              <w:sz w:val="22"/>
              <w:lang w:val="it-IT" w:eastAsia="it-IT"/>
            </w:rPr>
          </w:pPr>
          <w:del w:id="120" w:author="Account Microsoft" w:date="2021-04-07T10:46:00Z">
            <w:r w:rsidRPr="009147C1" w:rsidDel="009147C1">
              <w:rPr>
                <w:rStyle w:val="Collegamentoipertestuale"/>
                <w:noProof/>
              </w:rPr>
              <w:delText>4.</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QUACKME Configurations</w:delText>
            </w:r>
            <w:r w:rsidDel="009147C1">
              <w:rPr>
                <w:noProof/>
                <w:webHidden/>
              </w:rPr>
              <w:tab/>
              <w:delText>46</w:delText>
            </w:r>
          </w:del>
        </w:p>
        <w:p w14:paraId="551B33FF" w14:textId="77777777" w:rsidR="00DB0458" w:rsidDel="009147C1" w:rsidRDefault="00DB0458">
          <w:pPr>
            <w:pStyle w:val="Sommario2"/>
            <w:tabs>
              <w:tab w:val="left" w:pos="880"/>
              <w:tab w:val="right" w:leader="dot" w:pos="9350"/>
            </w:tabs>
            <w:rPr>
              <w:del w:id="121" w:author="Account Microsoft" w:date="2021-04-07T10:46:00Z"/>
              <w:rFonts w:asciiTheme="minorHAnsi" w:eastAsiaTheme="minorEastAsia" w:hAnsiTheme="minorHAnsi"/>
              <w:noProof/>
              <w:sz w:val="22"/>
              <w:lang w:val="it-IT" w:eastAsia="it-IT"/>
            </w:rPr>
          </w:pPr>
          <w:del w:id="122" w:author="Account Microsoft" w:date="2021-04-07T10:46:00Z">
            <w:r w:rsidRPr="009147C1" w:rsidDel="009147C1">
              <w:rPr>
                <w:rStyle w:val="Collegamentoipertestuale"/>
                <w:noProof/>
              </w:rPr>
              <w:delText>4.1</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Messages structure</w:delText>
            </w:r>
            <w:r w:rsidDel="009147C1">
              <w:rPr>
                <w:noProof/>
                <w:webHidden/>
              </w:rPr>
              <w:tab/>
              <w:delText>46</w:delText>
            </w:r>
          </w:del>
        </w:p>
        <w:p w14:paraId="0FA69FDF" w14:textId="77777777" w:rsidR="00DB0458" w:rsidDel="009147C1" w:rsidRDefault="00DB0458">
          <w:pPr>
            <w:pStyle w:val="Sommario2"/>
            <w:tabs>
              <w:tab w:val="left" w:pos="880"/>
              <w:tab w:val="right" w:leader="dot" w:pos="9350"/>
            </w:tabs>
            <w:rPr>
              <w:del w:id="123" w:author="Account Microsoft" w:date="2021-04-07T10:46:00Z"/>
              <w:rFonts w:asciiTheme="minorHAnsi" w:eastAsiaTheme="minorEastAsia" w:hAnsiTheme="minorHAnsi"/>
              <w:noProof/>
              <w:sz w:val="22"/>
              <w:lang w:val="it-IT" w:eastAsia="it-IT"/>
            </w:rPr>
          </w:pPr>
          <w:del w:id="124" w:author="Account Microsoft" w:date="2021-04-07T10:46:00Z">
            <w:r w:rsidRPr="009147C1" w:rsidDel="009147C1">
              <w:rPr>
                <w:rStyle w:val="Collegamentoipertestuale"/>
                <w:noProof/>
              </w:rPr>
              <w:delText>4.2</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Messages behavior</w:delText>
            </w:r>
            <w:r w:rsidDel="009147C1">
              <w:rPr>
                <w:noProof/>
                <w:webHidden/>
              </w:rPr>
              <w:tab/>
              <w:delText>47</w:delText>
            </w:r>
          </w:del>
        </w:p>
        <w:p w14:paraId="064FE683" w14:textId="77777777" w:rsidR="00DB0458" w:rsidDel="009147C1" w:rsidRDefault="00DB0458">
          <w:pPr>
            <w:pStyle w:val="Sommario2"/>
            <w:tabs>
              <w:tab w:val="left" w:pos="880"/>
              <w:tab w:val="right" w:leader="dot" w:pos="9350"/>
            </w:tabs>
            <w:rPr>
              <w:del w:id="125" w:author="Account Microsoft" w:date="2021-04-07T10:46:00Z"/>
              <w:rFonts w:asciiTheme="minorHAnsi" w:eastAsiaTheme="minorEastAsia" w:hAnsiTheme="minorHAnsi"/>
              <w:noProof/>
              <w:sz w:val="22"/>
              <w:lang w:val="it-IT" w:eastAsia="it-IT"/>
            </w:rPr>
          </w:pPr>
          <w:del w:id="126" w:author="Account Microsoft" w:date="2021-04-07T10:46:00Z">
            <w:r w:rsidRPr="009147C1" w:rsidDel="009147C1">
              <w:rPr>
                <w:rStyle w:val="Collegamentoipertestuale"/>
                <w:noProof/>
              </w:rPr>
              <w:delText>4.3</w:delText>
            </w:r>
            <w:r w:rsidDel="009147C1">
              <w:rPr>
                <w:rFonts w:asciiTheme="minorHAnsi" w:eastAsiaTheme="minorEastAsia" w:hAnsiTheme="minorHAnsi"/>
                <w:noProof/>
                <w:sz w:val="22"/>
                <w:lang w:val="it-IT" w:eastAsia="it-IT"/>
              </w:rPr>
              <w:tab/>
            </w:r>
            <w:r w:rsidRPr="009147C1" w:rsidDel="009147C1">
              <w:rPr>
                <w:rStyle w:val="Collegamentoipertestuale"/>
                <w:noProof/>
              </w:rPr>
              <w:delText>Workflow configuration structure</w:delText>
            </w:r>
            <w:r w:rsidDel="009147C1">
              <w:rPr>
                <w:noProof/>
                <w:webHidden/>
              </w:rPr>
              <w:tab/>
              <w:delText>47</w:delText>
            </w:r>
          </w:del>
        </w:p>
        <w:p w14:paraId="1E3D6052" w14:textId="77777777" w:rsidR="006B4986" w:rsidRDefault="006B4986" w:rsidP="006B4986">
          <w:r>
            <w:rPr>
              <w:b/>
              <w:bCs/>
              <w:noProof/>
            </w:rPr>
            <w:fldChar w:fldCharType="end"/>
          </w:r>
        </w:p>
      </w:sdtContent>
    </w:sdt>
    <w:p w14:paraId="33A4EA61" w14:textId="77777777" w:rsidR="006B4986" w:rsidRDefault="006B4986" w:rsidP="006B4986">
      <w:pPr>
        <w:rPr>
          <w:rFonts w:ascii="Arial" w:hAnsi="Arial" w:cs="Arial"/>
          <w:sz w:val="40"/>
          <w:szCs w:val="40"/>
        </w:rPr>
      </w:pPr>
      <w:r>
        <w:rPr>
          <w:rFonts w:ascii="Arial" w:hAnsi="Arial" w:cs="Arial"/>
          <w:sz w:val="40"/>
          <w:szCs w:val="40"/>
        </w:rPr>
        <w:br w:type="page"/>
      </w:r>
    </w:p>
    <w:p w14:paraId="58C054BE" w14:textId="77777777" w:rsidR="00101322" w:rsidRDefault="007C23CB" w:rsidP="00ED7F45">
      <w:pPr>
        <w:pStyle w:val="JRCLevel-1title"/>
        <w:numPr>
          <w:ilvl w:val="0"/>
          <w:numId w:val="0"/>
        </w:numPr>
      </w:pPr>
      <w:bookmarkStart w:id="127" w:name="_Ref9238434"/>
      <w:bookmarkStart w:id="128" w:name="_Toc68684786"/>
      <w:r w:rsidRPr="006B4986">
        <w:lastRenderedPageBreak/>
        <w:t>Annotations table</w:t>
      </w:r>
      <w:bookmarkEnd w:id="127"/>
      <w:bookmarkEnd w:id="128"/>
    </w:p>
    <w:p w14:paraId="657FDE21" w14:textId="77777777" w:rsidR="006B4986" w:rsidRPr="006B4986" w:rsidRDefault="006B4986" w:rsidP="006B4986"/>
    <w:tbl>
      <w:tblPr>
        <w:tblW w:w="9350" w:type="dxa"/>
        <w:tblCellMar>
          <w:left w:w="0" w:type="dxa"/>
          <w:right w:w="0" w:type="dxa"/>
        </w:tblCellMar>
        <w:tblLook w:val="04A0" w:firstRow="1" w:lastRow="0" w:firstColumn="1" w:lastColumn="0" w:noHBand="0" w:noVBand="1"/>
      </w:tblPr>
      <w:tblGrid>
        <w:gridCol w:w="1329"/>
        <w:gridCol w:w="8021"/>
      </w:tblGrid>
      <w:tr w:rsidR="00A31BC7" w:rsidRPr="00637044" w14:paraId="659A79BC" w14:textId="77777777" w:rsidTr="006B4986">
        <w:tc>
          <w:tcPr>
            <w:tcW w:w="1329"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5798169" w14:textId="77777777" w:rsidR="00A31BC7" w:rsidRPr="00F63B3F" w:rsidRDefault="00A31BC7" w:rsidP="00027CD7">
            <w:pPr>
              <w:rPr>
                <w:rFonts w:ascii="Arial" w:eastAsia="Calibri" w:hAnsi="Arial" w:cs="Arial"/>
                <w:b/>
                <w:lang w:eastAsia="zh-TW"/>
              </w:rPr>
            </w:pPr>
            <w:r w:rsidRPr="00F63B3F">
              <w:rPr>
                <w:rFonts w:ascii="Arial" w:hAnsi="Arial" w:cs="Arial"/>
                <w:b/>
                <w:lang w:eastAsia="zh-TW"/>
              </w:rPr>
              <w:t>Annotation</w:t>
            </w:r>
          </w:p>
        </w:tc>
        <w:tc>
          <w:tcPr>
            <w:tcW w:w="802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516688C9" w14:textId="77777777" w:rsidR="00A31BC7" w:rsidRPr="00F63B3F" w:rsidRDefault="00A31BC7" w:rsidP="00027CD7">
            <w:pPr>
              <w:rPr>
                <w:rFonts w:ascii="Arial" w:eastAsia="Calibri" w:hAnsi="Arial" w:cs="Arial"/>
                <w:b/>
                <w:lang w:eastAsia="zh-TW"/>
              </w:rPr>
            </w:pPr>
            <w:r w:rsidRPr="00F63B3F">
              <w:rPr>
                <w:rFonts w:ascii="Arial" w:hAnsi="Arial" w:cs="Arial"/>
                <w:b/>
                <w:lang w:eastAsia="zh-TW"/>
              </w:rPr>
              <w:t>Description</w:t>
            </w:r>
          </w:p>
        </w:tc>
      </w:tr>
      <w:tr w:rsidR="00A31BC7" w:rsidRPr="00637044" w14:paraId="5A29034A" w14:textId="77777777" w:rsidTr="006B4986">
        <w:tc>
          <w:tcPr>
            <w:tcW w:w="1329"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23CFEA8" w14:textId="77777777" w:rsidR="00A31BC7" w:rsidRPr="00637044" w:rsidRDefault="00A31BC7" w:rsidP="00027CD7">
            <w:pPr>
              <w:rPr>
                <w:rFonts w:ascii="Arial" w:eastAsia="Calibri" w:hAnsi="Arial" w:cs="Arial"/>
                <w:lang w:eastAsia="zh-TW"/>
              </w:rPr>
            </w:pPr>
            <w:r w:rsidRPr="00637044">
              <w:rPr>
                <w:rFonts w:ascii="Arial" w:eastAsia="Calibri" w:hAnsi="Arial" w:cs="Arial"/>
                <w:lang w:eastAsia="zh-TW"/>
              </w:rPr>
              <w:t>AMDAC</w:t>
            </w:r>
          </w:p>
        </w:tc>
        <w:tc>
          <w:tcPr>
            <w:tcW w:w="8021" w:type="dxa"/>
            <w:tcBorders>
              <w:top w:val="nil"/>
              <w:left w:val="nil"/>
              <w:bottom w:val="single" w:sz="8" w:space="0" w:color="auto"/>
              <w:right w:val="single" w:sz="8" w:space="0" w:color="auto"/>
            </w:tcBorders>
            <w:tcMar>
              <w:top w:w="0" w:type="dxa"/>
              <w:left w:w="108" w:type="dxa"/>
              <w:bottom w:w="0" w:type="dxa"/>
              <w:right w:w="108" w:type="dxa"/>
            </w:tcMar>
          </w:tcPr>
          <w:p w14:paraId="2902594F" w14:textId="77777777" w:rsidR="00A31BC7" w:rsidRPr="00637044" w:rsidRDefault="00F264E7" w:rsidP="00027CD7">
            <w:pPr>
              <w:rPr>
                <w:rFonts w:ascii="Arial" w:eastAsia="Calibri" w:hAnsi="Arial" w:cs="Arial"/>
                <w:lang w:eastAsia="zh-TW"/>
              </w:rPr>
            </w:pPr>
            <w:r w:rsidRPr="00637044">
              <w:rPr>
                <w:rFonts w:ascii="Arial" w:eastAsia="Calibri" w:hAnsi="Arial" w:cs="Arial"/>
                <w:b/>
                <w:lang w:eastAsia="zh-TW"/>
              </w:rPr>
              <w:t>A</w:t>
            </w:r>
            <w:r w:rsidRPr="00637044">
              <w:rPr>
                <w:rFonts w:ascii="Arial" w:eastAsia="Calibri" w:hAnsi="Arial" w:cs="Arial"/>
                <w:lang w:eastAsia="zh-TW"/>
              </w:rPr>
              <w:t xml:space="preserve">ctual </w:t>
            </w:r>
            <w:r w:rsidRPr="00637044">
              <w:rPr>
                <w:rFonts w:ascii="Arial" w:eastAsia="Calibri" w:hAnsi="Arial" w:cs="Arial"/>
                <w:b/>
                <w:lang w:eastAsia="zh-TW"/>
              </w:rPr>
              <w:t>M</w:t>
            </w:r>
            <w:r w:rsidRPr="00637044">
              <w:rPr>
                <w:rFonts w:ascii="Arial" w:eastAsia="Calibri" w:hAnsi="Arial" w:cs="Arial"/>
                <w:lang w:eastAsia="zh-TW"/>
              </w:rPr>
              <w:t xml:space="preserve">eteorological </w:t>
            </w:r>
            <w:r w:rsidRPr="00637044">
              <w:rPr>
                <w:rFonts w:ascii="Arial" w:eastAsia="Calibri" w:hAnsi="Arial" w:cs="Arial"/>
                <w:b/>
                <w:lang w:eastAsia="zh-TW"/>
              </w:rPr>
              <w:t>DA</w:t>
            </w:r>
            <w:r w:rsidRPr="00637044">
              <w:rPr>
                <w:rFonts w:ascii="Arial" w:eastAsia="Calibri" w:hAnsi="Arial" w:cs="Arial"/>
                <w:lang w:eastAsia="zh-TW"/>
              </w:rPr>
              <w:t xml:space="preserve">tabase </w:t>
            </w:r>
            <w:r w:rsidRPr="00637044">
              <w:rPr>
                <w:rFonts w:ascii="Arial" w:eastAsia="Calibri" w:hAnsi="Arial" w:cs="Arial"/>
                <w:b/>
                <w:lang w:eastAsia="zh-TW"/>
              </w:rPr>
              <w:t>C</w:t>
            </w:r>
            <w:r w:rsidRPr="00637044">
              <w:rPr>
                <w:rFonts w:ascii="Arial" w:eastAsia="Calibri" w:hAnsi="Arial" w:cs="Arial"/>
                <w:lang w:eastAsia="zh-TW"/>
              </w:rPr>
              <w:t>onstruction</w:t>
            </w:r>
          </w:p>
        </w:tc>
      </w:tr>
      <w:tr w:rsidR="00A31BC7" w:rsidRPr="00637044" w14:paraId="4B1AC149" w14:textId="77777777" w:rsidTr="006B4986">
        <w:tc>
          <w:tcPr>
            <w:tcW w:w="1329"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727014AF" w14:textId="77777777" w:rsidR="00A31BC7" w:rsidRPr="00637044" w:rsidRDefault="009242F3" w:rsidP="00027CD7">
            <w:pPr>
              <w:rPr>
                <w:rFonts w:ascii="Arial" w:eastAsia="Calibri" w:hAnsi="Arial" w:cs="Arial"/>
                <w:lang w:eastAsia="zh-TW"/>
              </w:rPr>
            </w:pPr>
            <w:r>
              <w:rPr>
                <w:rFonts w:ascii="Arial" w:eastAsia="Calibri" w:hAnsi="Arial" w:cs="Arial"/>
                <w:lang w:eastAsia="zh-TW"/>
              </w:rPr>
              <w:t>QUACKME</w:t>
            </w:r>
          </w:p>
        </w:tc>
        <w:tc>
          <w:tcPr>
            <w:tcW w:w="8021" w:type="dxa"/>
            <w:tcBorders>
              <w:top w:val="nil"/>
              <w:left w:val="nil"/>
              <w:bottom w:val="single" w:sz="4" w:space="0" w:color="auto"/>
              <w:right w:val="single" w:sz="8" w:space="0" w:color="auto"/>
            </w:tcBorders>
            <w:tcMar>
              <w:top w:w="0" w:type="dxa"/>
              <w:left w:w="108" w:type="dxa"/>
              <w:bottom w:w="0" w:type="dxa"/>
              <w:right w:w="108" w:type="dxa"/>
            </w:tcMar>
          </w:tcPr>
          <w:p w14:paraId="50D65F81" w14:textId="77777777" w:rsidR="00A31BC7" w:rsidRPr="00637044" w:rsidRDefault="00A31BC7" w:rsidP="009242F3">
            <w:pPr>
              <w:rPr>
                <w:rFonts w:ascii="Arial" w:eastAsia="Calibri" w:hAnsi="Arial" w:cs="Arial"/>
                <w:lang w:eastAsia="zh-TW"/>
              </w:rPr>
            </w:pPr>
            <w:r w:rsidRPr="00637044">
              <w:rPr>
                <w:rFonts w:ascii="Arial" w:eastAsia="Calibri" w:hAnsi="Arial" w:cs="Arial"/>
                <w:b/>
                <w:lang w:eastAsia="zh-TW"/>
              </w:rPr>
              <w:t>Q</w:t>
            </w:r>
            <w:r w:rsidR="009242F3" w:rsidRPr="009242F3">
              <w:rPr>
                <w:rFonts w:ascii="Arial" w:eastAsia="Calibri" w:hAnsi="Arial" w:cs="Arial"/>
                <w:b/>
                <w:lang w:eastAsia="zh-TW"/>
              </w:rPr>
              <w:t>UA</w:t>
            </w:r>
            <w:r w:rsidRPr="00637044">
              <w:rPr>
                <w:rFonts w:ascii="Arial" w:eastAsia="Calibri" w:hAnsi="Arial" w:cs="Arial"/>
                <w:lang w:eastAsia="zh-TW"/>
              </w:rPr>
              <w:t xml:space="preserve">lity </w:t>
            </w:r>
            <w:r w:rsidRPr="009242F3">
              <w:rPr>
                <w:rFonts w:ascii="Arial" w:eastAsia="Calibri" w:hAnsi="Arial" w:cs="Arial"/>
                <w:b/>
                <w:lang w:eastAsia="zh-TW"/>
              </w:rPr>
              <w:t>C</w:t>
            </w:r>
            <w:r w:rsidR="009242F3" w:rsidRPr="009242F3">
              <w:rPr>
                <w:rFonts w:ascii="Arial" w:eastAsia="Calibri" w:hAnsi="Arial" w:cs="Arial"/>
                <w:lang w:eastAsia="zh-TW"/>
              </w:rPr>
              <w:t>h</w:t>
            </w:r>
            <w:r w:rsidRPr="009242F3">
              <w:rPr>
                <w:rFonts w:ascii="Arial" w:eastAsia="Calibri" w:hAnsi="Arial" w:cs="Arial"/>
                <w:lang w:eastAsia="zh-TW"/>
              </w:rPr>
              <w:t>ec</w:t>
            </w:r>
            <w:r w:rsidR="009242F3" w:rsidRPr="009242F3">
              <w:rPr>
                <w:rFonts w:ascii="Arial" w:eastAsia="Calibri" w:hAnsi="Arial" w:cs="Arial"/>
                <w:b/>
                <w:lang w:eastAsia="zh-TW"/>
              </w:rPr>
              <w:t>K</w:t>
            </w:r>
            <w:r w:rsidRPr="009242F3">
              <w:rPr>
                <w:rFonts w:ascii="Arial" w:eastAsia="Calibri" w:hAnsi="Arial" w:cs="Arial"/>
                <w:lang w:eastAsia="zh-TW"/>
              </w:rPr>
              <w:t>s</w:t>
            </w:r>
            <w:r w:rsidRPr="00637044">
              <w:rPr>
                <w:rFonts w:ascii="Arial" w:eastAsia="Calibri" w:hAnsi="Arial" w:cs="Arial"/>
                <w:lang w:eastAsia="zh-TW"/>
              </w:rPr>
              <w:t xml:space="preserve"> </w:t>
            </w:r>
            <w:r w:rsidR="004A0C20">
              <w:rPr>
                <w:rFonts w:ascii="Arial" w:eastAsia="Calibri" w:hAnsi="Arial" w:cs="Arial"/>
                <w:lang w:eastAsia="zh-TW"/>
              </w:rPr>
              <w:t xml:space="preserve">for </w:t>
            </w:r>
            <w:r w:rsidR="009242F3">
              <w:rPr>
                <w:rFonts w:ascii="Arial" w:eastAsia="Calibri" w:hAnsi="Arial" w:cs="Arial"/>
                <w:b/>
                <w:lang w:eastAsia="zh-TW"/>
              </w:rPr>
              <w:t>ME</w:t>
            </w:r>
            <w:r w:rsidR="009242F3" w:rsidRPr="009242F3">
              <w:rPr>
                <w:rFonts w:ascii="Arial" w:eastAsia="Calibri" w:hAnsi="Arial" w:cs="Arial"/>
                <w:lang w:eastAsia="zh-TW"/>
              </w:rPr>
              <w:t>teor</w:t>
            </w:r>
            <w:r w:rsidR="00265801">
              <w:rPr>
                <w:rFonts w:ascii="Arial" w:eastAsia="Calibri" w:hAnsi="Arial" w:cs="Arial"/>
                <w:lang w:eastAsia="zh-TW"/>
              </w:rPr>
              <w:t>o</w:t>
            </w:r>
            <w:r w:rsidR="009242F3" w:rsidRPr="009242F3">
              <w:rPr>
                <w:rFonts w:ascii="Arial" w:eastAsia="Calibri" w:hAnsi="Arial" w:cs="Arial"/>
                <w:lang w:eastAsia="zh-TW"/>
              </w:rPr>
              <w:t>logical Data</w:t>
            </w:r>
          </w:p>
        </w:tc>
      </w:tr>
      <w:tr w:rsidR="00A31BC7" w:rsidRPr="00637044" w14:paraId="3DE47E4B"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75FD29" w14:textId="77777777" w:rsidR="00A31BC7" w:rsidRPr="00637044" w:rsidRDefault="00A31BC7" w:rsidP="00027CD7">
            <w:pPr>
              <w:rPr>
                <w:rFonts w:ascii="Arial" w:eastAsia="Calibri" w:hAnsi="Arial" w:cs="Arial"/>
                <w:lang w:eastAsia="zh-TW"/>
              </w:rPr>
            </w:pPr>
            <w:r w:rsidRPr="00637044">
              <w:rPr>
                <w:rFonts w:ascii="Arial" w:eastAsia="Calibri" w:hAnsi="Arial" w:cs="Arial"/>
                <w:lang w:eastAsia="zh-TW"/>
              </w:rPr>
              <w:t>SG</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7E0076" w14:textId="77777777" w:rsidR="00A31BC7" w:rsidRPr="00637044" w:rsidRDefault="00A31BC7" w:rsidP="00F34810">
            <w:pPr>
              <w:rPr>
                <w:rFonts w:ascii="Arial" w:eastAsia="Calibri" w:hAnsi="Arial" w:cs="Arial"/>
                <w:lang w:eastAsia="zh-TW"/>
              </w:rPr>
            </w:pPr>
            <w:r w:rsidRPr="00637044">
              <w:rPr>
                <w:rFonts w:ascii="Arial" w:eastAsia="Calibri" w:hAnsi="Arial" w:cs="Arial"/>
                <w:b/>
                <w:lang w:eastAsia="zh-TW"/>
              </w:rPr>
              <w:t>S</w:t>
            </w:r>
            <w:r w:rsidRPr="00637044">
              <w:rPr>
                <w:rFonts w:ascii="Arial" w:eastAsia="Calibri" w:hAnsi="Arial" w:cs="Arial"/>
                <w:lang w:eastAsia="zh-TW"/>
              </w:rPr>
              <w:t>p</w:t>
            </w:r>
            <w:r w:rsidR="00F34810" w:rsidRPr="00637044">
              <w:rPr>
                <w:rFonts w:ascii="Arial" w:eastAsia="Calibri" w:hAnsi="Arial" w:cs="Arial"/>
                <w:lang w:eastAsia="zh-TW"/>
              </w:rPr>
              <w:t>ecia</w:t>
            </w:r>
            <w:r w:rsidRPr="00637044">
              <w:rPr>
                <w:rFonts w:ascii="Arial" w:eastAsia="Calibri" w:hAnsi="Arial" w:cs="Arial"/>
                <w:lang w:eastAsia="zh-TW"/>
              </w:rPr>
              <w:t xml:space="preserve">lists </w:t>
            </w:r>
            <w:r w:rsidRPr="00637044">
              <w:rPr>
                <w:rFonts w:ascii="Arial" w:eastAsia="Calibri" w:hAnsi="Arial" w:cs="Arial"/>
                <w:b/>
                <w:lang w:eastAsia="zh-TW"/>
              </w:rPr>
              <w:t>G</w:t>
            </w:r>
            <w:r w:rsidRPr="00637044">
              <w:rPr>
                <w:rFonts w:ascii="Arial" w:eastAsia="Calibri" w:hAnsi="Arial" w:cs="Arial"/>
                <w:lang w:eastAsia="zh-TW"/>
              </w:rPr>
              <w:t>ro</w:t>
            </w:r>
            <w:r w:rsidR="00F34810" w:rsidRPr="00637044">
              <w:rPr>
                <w:rFonts w:ascii="Arial" w:eastAsia="Calibri" w:hAnsi="Arial" w:cs="Arial"/>
                <w:lang w:eastAsia="zh-TW"/>
              </w:rPr>
              <w:t>u</w:t>
            </w:r>
            <w:r w:rsidRPr="00637044">
              <w:rPr>
                <w:rFonts w:ascii="Arial" w:eastAsia="Calibri" w:hAnsi="Arial" w:cs="Arial"/>
                <w:lang w:eastAsia="zh-TW"/>
              </w:rPr>
              <w:t>p</w:t>
            </w:r>
          </w:p>
        </w:tc>
      </w:tr>
      <w:tr w:rsidR="00F264E7" w:rsidRPr="00637044" w14:paraId="7530C2F3"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CDCB68" w14:textId="77777777" w:rsidR="00F264E7" w:rsidRPr="00637044" w:rsidRDefault="00F264E7" w:rsidP="00027CD7">
            <w:pPr>
              <w:rPr>
                <w:rFonts w:ascii="Arial" w:eastAsia="Calibri" w:hAnsi="Arial" w:cs="Arial"/>
                <w:lang w:eastAsia="zh-TW"/>
              </w:rPr>
            </w:pPr>
            <w:r w:rsidRPr="00637044">
              <w:rPr>
                <w:rFonts w:ascii="Arial" w:eastAsia="Calibri" w:hAnsi="Arial" w:cs="Arial"/>
                <w:lang w:eastAsia="zh-TW"/>
              </w:rPr>
              <w:t>MOS</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01052F" w14:textId="77777777" w:rsidR="00F264E7" w:rsidRPr="00637044" w:rsidRDefault="00F264E7" w:rsidP="00027CD7">
            <w:pPr>
              <w:rPr>
                <w:rFonts w:ascii="Arial" w:eastAsia="Calibri" w:hAnsi="Arial" w:cs="Arial"/>
                <w:lang w:eastAsia="zh-TW"/>
              </w:rPr>
            </w:pPr>
            <w:r w:rsidRPr="00637044">
              <w:rPr>
                <w:rFonts w:ascii="Arial" w:eastAsia="Calibri" w:hAnsi="Arial" w:cs="Arial"/>
                <w:b/>
                <w:lang w:eastAsia="zh-TW"/>
              </w:rPr>
              <w:t>M</w:t>
            </w:r>
            <w:r w:rsidRPr="00637044">
              <w:rPr>
                <w:rFonts w:ascii="Arial" w:eastAsia="Calibri" w:hAnsi="Arial" w:cs="Arial"/>
                <w:lang w:eastAsia="zh-TW"/>
              </w:rPr>
              <w:t>odel</w:t>
            </w:r>
            <w:r w:rsidRPr="00637044">
              <w:rPr>
                <w:rFonts w:ascii="Arial" w:eastAsia="Calibri" w:hAnsi="Arial" w:cs="Arial"/>
                <w:b/>
                <w:lang w:eastAsia="zh-TW"/>
              </w:rPr>
              <w:t xml:space="preserve"> O</w:t>
            </w:r>
            <w:r w:rsidRPr="00637044">
              <w:rPr>
                <w:rFonts w:ascii="Arial" w:eastAsia="Calibri" w:hAnsi="Arial" w:cs="Arial"/>
                <w:lang w:eastAsia="zh-TW"/>
              </w:rPr>
              <w:t xml:space="preserve">utput </w:t>
            </w:r>
            <w:r w:rsidRPr="00637044">
              <w:rPr>
                <w:rFonts w:ascii="Arial" w:eastAsia="Calibri" w:hAnsi="Arial" w:cs="Arial"/>
                <w:b/>
                <w:lang w:eastAsia="zh-TW"/>
              </w:rPr>
              <w:t>S</w:t>
            </w:r>
            <w:r w:rsidRPr="00637044">
              <w:rPr>
                <w:rFonts w:ascii="Arial" w:eastAsia="Calibri" w:hAnsi="Arial" w:cs="Arial"/>
                <w:lang w:eastAsia="zh-TW"/>
              </w:rPr>
              <w:t>tatistics</w:t>
            </w:r>
          </w:p>
        </w:tc>
      </w:tr>
      <w:tr w:rsidR="00F264E7" w:rsidRPr="00637044" w14:paraId="126FF8C2"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B3E42D" w14:textId="77777777" w:rsidR="00F264E7" w:rsidRPr="00637044" w:rsidRDefault="00CF5BB7" w:rsidP="00027CD7">
            <w:pPr>
              <w:rPr>
                <w:rFonts w:ascii="Arial" w:eastAsia="Calibri" w:hAnsi="Arial" w:cs="Arial"/>
                <w:lang w:eastAsia="zh-TW"/>
              </w:rPr>
            </w:pPr>
            <w:r w:rsidRPr="00637044">
              <w:rPr>
                <w:rFonts w:ascii="Arial" w:eastAsia="Calibri" w:hAnsi="Arial" w:cs="Arial"/>
                <w:lang w:eastAsia="zh-TW"/>
              </w:rPr>
              <w:t>WMO</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4594F3" w14:textId="77777777" w:rsidR="00F264E7" w:rsidRPr="00637044" w:rsidRDefault="00CF5BB7" w:rsidP="00F34810">
            <w:pPr>
              <w:rPr>
                <w:rFonts w:ascii="Arial" w:eastAsia="Calibri" w:hAnsi="Arial" w:cs="Arial"/>
                <w:b/>
                <w:lang w:eastAsia="zh-TW"/>
              </w:rPr>
            </w:pPr>
            <w:r w:rsidRPr="00637044">
              <w:rPr>
                <w:rFonts w:ascii="Arial" w:eastAsia="Calibri" w:hAnsi="Arial" w:cs="Arial"/>
                <w:b/>
                <w:lang w:eastAsia="zh-TW"/>
              </w:rPr>
              <w:t>W</w:t>
            </w:r>
            <w:r w:rsidRPr="00637044">
              <w:rPr>
                <w:rFonts w:ascii="Arial" w:eastAsia="Calibri" w:hAnsi="Arial" w:cs="Arial"/>
                <w:lang w:eastAsia="zh-TW"/>
              </w:rPr>
              <w:t>orld</w:t>
            </w:r>
            <w:r w:rsidRPr="00637044">
              <w:rPr>
                <w:rFonts w:ascii="Arial" w:eastAsia="Calibri" w:hAnsi="Arial" w:cs="Arial"/>
                <w:b/>
                <w:lang w:eastAsia="zh-TW"/>
              </w:rPr>
              <w:t xml:space="preserve"> M</w:t>
            </w:r>
            <w:r w:rsidRPr="00637044">
              <w:rPr>
                <w:rFonts w:ascii="Arial" w:eastAsia="Calibri" w:hAnsi="Arial" w:cs="Arial"/>
                <w:lang w:eastAsia="zh-TW"/>
              </w:rPr>
              <w:t>eteorological</w:t>
            </w:r>
            <w:r w:rsidRPr="00637044">
              <w:rPr>
                <w:rFonts w:ascii="Arial" w:eastAsia="Calibri" w:hAnsi="Arial" w:cs="Arial"/>
                <w:b/>
                <w:lang w:eastAsia="zh-TW"/>
              </w:rPr>
              <w:t xml:space="preserve"> </w:t>
            </w:r>
            <w:r w:rsidR="00CE5589" w:rsidRPr="00637044">
              <w:rPr>
                <w:rFonts w:ascii="Arial" w:eastAsia="Calibri" w:hAnsi="Arial" w:cs="Arial"/>
                <w:b/>
                <w:lang w:eastAsia="zh-TW"/>
              </w:rPr>
              <w:t>O</w:t>
            </w:r>
            <w:r w:rsidR="00CE5589" w:rsidRPr="00637044">
              <w:rPr>
                <w:rFonts w:ascii="Arial" w:eastAsia="Calibri" w:hAnsi="Arial" w:cs="Arial"/>
                <w:lang w:eastAsia="zh-TW"/>
              </w:rPr>
              <w:t>rganization</w:t>
            </w:r>
          </w:p>
        </w:tc>
      </w:tr>
      <w:tr w:rsidR="002A3120" w:rsidRPr="00192EDC" w14:paraId="2D529A9F"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A6F314" w14:textId="77777777" w:rsidR="002A3120" w:rsidRPr="002A3120" w:rsidRDefault="002A3120" w:rsidP="00027CD7">
            <w:pPr>
              <w:rPr>
                <w:rFonts w:ascii="Arial" w:eastAsia="Calibri" w:hAnsi="Arial" w:cs="Arial"/>
                <w:lang w:eastAsia="zh-TW"/>
              </w:rPr>
            </w:pPr>
            <w:r w:rsidRPr="002A3120">
              <w:rPr>
                <w:rFonts w:ascii="Arial" w:hAnsi="Arial" w:cs="Arial"/>
                <w:lang w:val="en-GB"/>
              </w:rPr>
              <w:t>ECMWF</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C846D7" w14:textId="77777777" w:rsidR="002A3120" w:rsidRPr="00AF36D7" w:rsidRDefault="00B61D7B" w:rsidP="00AF36D7">
            <w:pPr>
              <w:rPr>
                <w:rFonts w:ascii="Arial" w:hAnsi="Arial" w:cs="Arial"/>
                <w:lang w:val="en-GB"/>
              </w:rPr>
            </w:pPr>
            <w:hyperlink r:id="rId9" w:history="1">
              <w:r w:rsidR="00AF36D7" w:rsidRPr="00AF36D7">
                <w:rPr>
                  <w:rFonts w:ascii="Arial" w:hAnsi="Arial" w:cs="Arial"/>
                  <w:b/>
                  <w:lang w:val="en-GB"/>
                </w:rPr>
                <w:t>E</w:t>
              </w:r>
              <w:r w:rsidR="00AF36D7" w:rsidRPr="00AF36D7">
                <w:rPr>
                  <w:rFonts w:ascii="Arial" w:hAnsi="Arial" w:cs="Arial"/>
                  <w:lang w:val="en-GB"/>
                </w:rPr>
                <w:t xml:space="preserve">uropean </w:t>
              </w:r>
              <w:r w:rsidR="00AF36D7" w:rsidRPr="00AF36D7">
                <w:rPr>
                  <w:rFonts w:ascii="Arial" w:hAnsi="Arial" w:cs="Arial"/>
                  <w:b/>
                  <w:lang w:val="en-GB"/>
                </w:rPr>
                <w:t>C</w:t>
              </w:r>
              <w:r w:rsidR="00AF36D7" w:rsidRPr="00AF36D7">
                <w:rPr>
                  <w:rFonts w:ascii="Arial" w:hAnsi="Arial" w:cs="Arial"/>
                  <w:lang w:val="en-GB"/>
                </w:rPr>
                <w:t xml:space="preserve">entre for </w:t>
              </w:r>
              <w:r w:rsidR="00AF36D7" w:rsidRPr="00AF36D7">
                <w:rPr>
                  <w:rFonts w:ascii="Arial" w:hAnsi="Arial" w:cs="Arial"/>
                  <w:b/>
                  <w:lang w:val="en-GB"/>
                </w:rPr>
                <w:t>M</w:t>
              </w:r>
              <w:r w:rsidR="00AF36D7" w:rsidRPr="00AF36D7">
                <w:rPr>
                  <w:rFonts w:ascii="Arial" w:hAnsi="Arial" w:cs="Arial"/>
                  <w:lang w:val="en-GB"/>
                </w:rPr>
                <w:t xml:space="preserve">edium-Range </w:t>
              </w:r>
              <w:r w:rsidR="00AF36D7" w:rsidRPr="00AF36D7">
                <w:rPr>
                  <w:rFonts w:ascii="Arial" w:hAnsi="Arial" w:cs="Arial"/>
                  <w:b/>
                  <w:lang w:val="en-GB"/>
                </w:rPr>
                <w:t>W</w:t>
              </w:r>
              <w:r w:rsidR="00AF36D7" w:rsidRPr="00AF36D7">
                <w:rPr>
                  <w:rFonts w:ascii="Arial" w:hAnsi="Arial" w:cs="Arial"/>
                  <w:lang w:val="en-GB"/>
                </w:rPr>
                <w:t xml:space="preserve">eather </w:t>
              </w:r>
              <w:r w:rsidR="00AF36D7" w:rsidRPr="00AF36D7">
                <w:rPr>
                  <w:rFonts w:ascii="Arial" w:hAnsi="Arial" w:cs="Arial"/>
                  <w:b/>
                  <w:lang w:val="en-GB"/>
                </w:rPr>
                <w:t>F</w:t>
              </w:r>
              <w:r w:rsidR="00AF36D7" w:rsidRPr="00AF36D7">
                <w:rPr>
                  <w:rFonts w:ascii="Arial" w:hAnsi="Arial" w:cs="Arial"/>
                  <w:lang w:val="en-GB"/>
                </w:rPr>
                <w:t>orecasts</w:t>
              </w:r>
            </w:hyperlink>
          </w:p>
        </w:tc>
      </w:tr>
      <w:tr w:rsidR="008969BF" w:rsidRPr="00192EDC" w14:paraId="0F545384" w14:textId="77777777" w:rsidTr="006B4986">
        <w:tc>
          <w:tcPr>
            <w:tcW w:w="13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028A8C" w14:textId="77777777" w:rsidR="008969BF" w:rsidRPr="002A3120" w:rsidRDefault="008969BF" w:rsidP="00027CD7">
            <w:pPr>
              <w:rPr>
                <w:rFonts w:ascii="Arial" w:hAnsi="Arial" w:cs="Arial"/>
                <w:lang w:val="en-GB"/>
              </w:rPr>
            </w:pPr>
            <w:r>
              <w:rPr>
                <w:rFonts w:ascii="Arial" w:hAnsi="Arial" w:cs="Arial"/>
                <w:lang w:val="en-GB"/>
              </w:rPr>
              <w:t>ROI</w:t>
            </w:r>
          </w:p>
        </w:tc>
        <w:tc>
          <w:tcPr>
            <w:tcW w:w="8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89ECF5" w14:textId="77777777" w:rsidR="008969BF" w:rsidRDefault="008969BF" w:rsidP="008969BF">
            <w:r w:rsidRPr="008969BF">
              <w:rPr>
                <w:b/>
              </w:rPr>
              <w:t>R</w:t>
            </w:r>
            <w:r>
              <w:t xml:space="preserve">egion </w:t>
            </w:r>
            <w:r w:rsidRPr="008969BF">
              <w:rPr>
                <w:b/>
              </w:rPr>
              <w:t>O</w:t>
            </w:r>
            <w:r>
              <w:t xml:space="preserve">f </w:t>
            </w:r>
            <w:r w:rsidRPr="008969BF">
              <w:rPr>
                <w:b/>
              </w:rPr>
              <w:t>I</w:t>
            </w:r>
            <w:r>
              <w:t>nterest</w:t>
            </w:r>
          </w:p>
        </w:tc>
      </w:tr>
    </w:tbl>
    <w:p w14:paraId="3114A0A2" w14:textId="77777777" w:rsidR="00A31BC7" w:rsidRDefault="00A31BC7">
      <w:pPr>
        <w:rPr>
          <w:rFonts w:ascii="Arial" w:hAnsi="Arial" w:cs="Arial"/>
          <w:sz w:val="36"/>
          <w:szCs w:val="36"/>
        </w:rPr>
      </w:pPr>
    </w:p>
    <w:p w14:paraId="7F632ABC" w14:textId="77777777" w:rsidR="00013045" w:rsidRDefault="00013045" w:rsidP="00013045">
      <w:pPr>
        <w:pStyle w:val="JRCLevel-1title"/>
        <w:numPr>
          <w:ilvl w:val="0"/>
          <w:numId w:val="0"/>
        </w:numPr>
      </w:pPr>
      <w:bookmarkStart w:id="129" w:name="_Toc68684787"/>
      <w:r>
        <w:lastRenderedPageBreak/>
        <w:t>Version summary</w:t>
      </w:r>
      <w:bookmarkEnd w:id="129"/>
    </w:p>
    <w:p w14:paraId="1A6B5DDE" w14:textId="77777777" w:rsidR="00013045" w:rsidRPr="006B4986" w:rsidRDefault="00013045" w:rsidP="0001304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29"/>
        <w:gridCol w:w="8021"/>
      </w:tblGrid>
      <w:tr w:rsidR="00013045" w:rsidRPr="00637044" w14:paraId="6E3340F9" w14:textId="77777777" w:rsidTr="00972CB5">
        <w:tc>
          <w:tcPr>
            <w:tcW w:w="1329" w:type="dxa"/>
            <w:shd w:val="clear" w:color="auto" w:fill="D9D9D9"/>
            <w:tcMar>
              <w:top w:w="0" w:type="dxa"/>
              <w:left w:w="108" w:type="dxa"/>
              <w:bottom w:w="0" w:type="dxa"/>
              <w:right w:w="108" w:type="dxa"/>
            </w:tcMar>
            <w:hideMark/>
          </w:tcPr>
          <w:p w14:paraId="23FCD2F6" w14:textId="77777777" w:rsidR="00013045" w:rsidRPr="00F63B3F" w:rsidRDefault="00013045" w:rsidP="0049283C">
            <w:pPr>
              <w:rPr>
                <w:rFonts w:ascii="Arial" w:eastAsia="Calibri" w:hAnsi="Arial" w:cs="Arial"/>
                <w:b/>
                <w:lang w:eastAsia="zh-TW"/>
              </w:rPr>
            </w:pPr>
            <w:r>
              <w:rPr>
                <w:rFonts w:ascii="Arial" w:hAnsi="Arial" w:cs="Arial"/>
                <w:b/>
                <w:lang w:eastAsia="zh-TW"/>
              </w:rPr>
              <w:t>Version</w:t>
            </w:r>
          </w:p>
        </w:tc>
        <w:tc>
          <w:tcPr>
            <w:tcW w:w="8021" w:type="dxa"/>
            <w:shd w:val="clear" w:color="auto" w:fill="D9D9D9"/>
            <w:tcMar>
              <w:top w:w="0" w:type="dxa"/>
              <w:left w:w="108" w:type="dxa"/>
              <w:bottom w:w="0" w:type="dxa"/>
              <w:right w:w="108" w:type="dxa"/>
            </w:tcMar>
            <w:hideMark/>
          </w:tcPr>
          <w:p w14:paraId="3535DB85" w14:textId="77777777" w:rsidR="00013045" w:rsidRPr="00F63B3F" w:rsidRDefault="00013045" w:rsidP="0049283C">
            <w:pPr>
              <w:rPr>
                <w:rFonts w:ascii="Arial" w:eastAsia="Calibri" w:hAnsi="Arial" w:cs="Arial"/>
                <w:b/>
                <w:lang w:eastAsia="zh-TW"/>
              </w:rPr>
            </w:pPr>
            <w:r w:rsidRPr="00F63B3F">
              <w:rPr>
                <w:rFonts w:ascii="Arial" w:hAnsi="Arial" w:cs="Arial"/>
                <w:b/>
                <w:lang w:eastAsia="zh-TW"/>
              </w:rPr>
              <w:t>Description</w:t>
            </w:r>
          </w:p>
        </w:tc>
      </w:tr>
      <w:tr w:rsidR="00013045" w:rsidRPr="00637044" w14:paraId="4C704936" w14:textId="77777777" w:rsidTr="00972CB5">
        <w:tc>
          <w:tcPr>
            <w:tcW w:w="1329" w:type="dxa"/>
            <w:tcMar>
              <w:top w:w="0" w:type="dxa"/>
              <w:left w:w="108" w:type="dxa"/>
              <w:bottom w:w="0" w:type="dxa"/>
              <w:right w:w="108" w:type="dxa"/>
            </w:tcMar>
          </w:tcPr>
          <w:p w14:paraId="3F50917C" w14:textId="77777777" w:rsidR="00013045" w:rsidRPr="00637044" w:rsidRDefault="00013045" w:rsidP="00B563AD">
            <w:pPr>
              <w:rPr>
                <w:rFonts w:ascii="Arial" w:eastAsia="Calibri" w:hAnsi="Arial" w:cs="Arial"/>
                <w:lang w:eastAsia="zh-TW"/>
              </w:rPr>
            </w:pPr>
            <w:r>
              <w:rPr>
                <w:rFonts w:ascii="Arial" w:eastAsia="Calibri" w:hAnsi="Arial" w:cs="Arial"/>
                <w:lang w:eastAsia="zh-TW"/>
              </w:rPr>
              <w:t>1.</w:t>
            </w:r>
            <w:r w:rsidR="00B563AD">
              <w:rPr>
                <w:rFonts w:ascii="Arial" w:eastAsia="Calibri" w:hAnsi="Arial" w:cs="Arial"/>
                <w:lang w:eastAsia="zh-TW"/>
              </w:rPr>
              <w:t>2</w:t>
            </w:r>
            <w:r>
              <w:rPr>
                <w:rFonts w:ascii="Arial" w:eastAsia="Calibri" w:hAnsi="Arial" w:cs="Arial"/>
                <w:lang w:eastAsia="zh-TW"/>
              </w:rPr>
              <w:t>.0</w:t>
            </w:r>
          </w:p>
        </w:tc>
        <w:tc>
          <w:tcPr>
            <w:tcW w:w="8021" w:type="dxa"/>
            <w:tcMar>
              <w:top w:w="0" w:type="dxa"/>
              <w:left w:w="108" w:type="dxa"/>
              <w:bottom w:w="0" w:type="dxa"/>
              <w:right w:w="108" w:type="dxa"/>
            </w:tcMar>
          </w:tcPr>
          <w:p w14:paraId="10EA13CC" w14:textId="13D43D0B" w:rsidR="00013045" w:rsidRPr="00D02FA1" w:rsidRDefault="007B02EE" w:rsidP="0049283C">
            <w:pPr>
              <w:rPr>
                <w:rFonts w:ascii="Arial" w:eastAsia="Calibri" w:hAnsi="Arial" w:cs="Arial"/>
                <w:lang w:eastAsia="zh-TW"/>
              </w:rPr>
            </w:pPr>
            <w:r>
              <w:rPr>
                <w:rFonts w:ascii="Arial" w:eastAsia="Calibri" w:hAnsi="Arial" w:cs="Arial"/>
                <w:lang w:eastAsia="zh-TW"/>
              </w:rPr>
              <w:t xml:space="preserve">More explanation in the </w:t>
            </w:r>
            <w:r w:rsidR="00B563AD" w:rsidRPr="00D02FA1">
              <w:rPr>
                <w:rFonts w:ascii="Arial" w:eastAsia="Calibri" w:hAnsi="Arial" w:cs="Arial"/>
                <w:lang w:eastAsia="zh-TW"/>
              </w:rPr>
              <w:t>Aggregation.XML configuration</w:t>
            </w:r>
          </w:p>
          <w:p w14:paraId="7F06331A" w14:textId="77777777" w:rsidR="00A76337" w:rsidRDefault="000717D5" w:rsidP="0049283C">
            <w:pPr>
              <w:rPr>
                <w:rFonts w:ascii="Arial" w:eastAsia="Calibri" w:hAnsi="Arial" w:cs="Arial"/>
                <w:lang w:eastAsia="zh-TW"/>
              </w:rPr>
            </w:pPr>
            <w:r w:rsidRPr="00D02FA1">
              <w:rPr>
                <w:rFonts w:ascii="Arial" w:eastAsia="Calibri" w:hAnsi="Arial" w:cs="Arial"/>
                <w:lang w:eastAsia="zh-TW"/>
              </w:rPr>
              <w:t>List all interpolated properties before aggregation</w:t>
            </w:r>
          </w:p>
          <w:p w14:paraId="2BE35CEA" w14:textId="77777777" w:rsidR="00A76337" w:rsidRPr="00637044" w:rsidRDefault="00A76337" w:rsidP="0049283C">
            <w:pPr>
              <w:rPr>
                <w:rFonts w:ascii="Arial" w:eastAsia="Calibri" w:hAnsi="Arial" w:cs="Arial"/>
                <w:lang w:eastAsia="zh-TW"/>
              </w:rPr>
            </w:pPr>
            <w:r>
              <w:rPr>
                <w:rFonts w:ascii="Arial" w:eastAsia="Calibri" w:hAnsi="Arial" w:cs="Arial"/>
                <w:lang w:eastAsia="zh-TW"/>
              </w:rPr>
              <w:t>Management of empty KO files inside modules</w:t>
            </w:r>
          </w:p>
        </w:tc>
      </w:tr>
      <w:tr w:rsidR="00747A7C" w:rsidRPr="00637044" w14:paraId="48F3E6AB" w14:textId="77777777" w:rsidTr="00972CB5">
        <w:tc>
          <w:tcPr>
            <w:tcW w:w="1329" w:type="dxa"/>
            <w:tcMar>
              <w:top w:w="0" w:type="dxa"/>
              <w:left w:w="108" w:type="dxa"/>
              <w:bottom w:w="0" w:type="dxa"/>
              <w:right w:w="108" w:type="dxa"/>
            </w:tcMar>
          </w:tcPr>
          <w:p w14:paraId="0AB56C0B" w14:textId="77777777" w:rsidR="00747A7C" w:rsidRDefault="00747A7C" w:rsidP="00B563AD">
            <w:pPr>
              <w:rPr>
                <w:rFonts w:ascii="Arial" w:eastAsia="Calibri" w:hAnsi="Arial" w:cs="Arial"/>
                <w:lang w:eastAsia="zh-TW"/>
              </w:rPr>
            </w:pPr>
            <w:r>
              <w:rPr>
                <w:rFonts w:ascii="Arial" w:eastAsia="Calibri" w:hAnsi="Arial" w:cs="Arial"/>
                <w:lang w:eastAsia="zh-TW"/>
              </w:rPr>
              <w:t>1.2.1</w:t>
            </w:r>
          </w:p>
        </w:tc>
        <w:tc>
          <w:tcPr>
            <w:tcW w:w="8021" w:type="dxa"/>
            <w:tcMar>
              <w:top w:w="0" w:type="dxa"/>
              <w:left w:w="108" w:type="dxa"/>
              <w:bottom w:w="0" w:type="dxa"/>
              <w:right w:w="108" w:type="dxa"/>
            </w:tcMar>
          </w:tcPr>
          <w:p w14:paraId="6CFEAA26" w14:textId="77777777" w:rsidR="00747A7C" w:rsidRDefault="00747A7C" w:rsidP="0049283C">
            <w:pPr>
              <w:rPr>
                <w:rFonts w:ascii="Arial" w:eastAsia="Calibri" w:hAnsi="Arial" w:cs="Arial"/>
                <w:lang w:eastAsia="zh-TW"/>
              </w:rPr>
            </w:pPr>
            <w:r>
              <w:rPr>
                <w:rFonts w:ascii="Arial" w:eastAsia="Calibri" w:hAnsi="Arial" w:cs="Arial"/>
                <w:lang w:eastAsia="zh-TW"/>
              </w:rPr>
              <w:t>Added interpolation configuration inside Aggregation.XML</w:t>
            </w:r>
          </w:p>
          <w:p w14:paraId="00D270F0" w14:textId="77777777" w:rsidR="00C41B00" w:rsidRDefault="00C41B00" w:rsidP="0049283C">
            <w:pPr>
              <w:rPr>
                <w:rFonts w:ascii="Arial" w:eastAsia="Calibri" w:hAnsi="Arial" w:cs="Arial"/>
                <w:lang w:eastAsia="zh-TW"/>
              </w:rPr>
            </w:pPr>
            <w:r>
              <w:rPr>
                <w:rFonts w:ascii="Arial" w:eastAsia="Calibri" w:hAnsi="Arial" w:cs="Arial"/>
                <w:lang w:eastAsia="zh-TW"/>
              </w:rPr>
              <w:t>Added new aggregated property: Absolute Daily Minimum Temperature</w:t>
            </w:r>
          </w:p>
          <w:p w14:paraId="244367DA" w14:textId="77777777" w:rsidR="00747A7C" w:rsidRPr="00D02FA1" w:rsidRDefault="00747A7C" w:rsidP="00972CB5">
            <w:pPr>
              <w:rPr>
                <w:rFonts w:ascii="Arial" w:eastAsia="Calibri" w:hAnsi="Arial" w:cs="Arial"/>
                <w:lang w:eastAsia="zh-TW"/>
              </w:rPr>
            </w:pPr>
            <w:r>
              <w:rPr>
                <w:rFonts w:ascii="Arial" w:eastAsia="Calibri" w:hAnsi="Arial" w:cs="Arial"/>
                <w:lang w:eastAsia="zh-TW"/>
              </w:rPr>
              <w:t>Change on aggregation of precipitation logics</w:t>
            </w:r>
            <w:r w:rsidR="00972CB5">
              <w:rPr>
                <w:rFonts w:ascii="Arial" w:eastAsia="Calibri" w:hAnsi="Arial" w:cs="Arial"/>
                <w:lang w:eastAsia="zh-TW"/>
              </w:rPr>
              <w:t>, modify periods for daily mean values (Vapour pressure, Total Cloud, Vapour Pressure Deficit, Wind Speed, Slope)</w:t>
            </w:r>
          </w:p>
        </w:tc>
      </w:tr>
      <w:tr w:rsidR="00106D0A" w:rsidRPr="00637044" w14:paraId="1CD9B896" w14:textId="77777777" w:rsidTr="00972CB5">
        <w:tc>
          <w:tcPr>
            <w:tcW w:w="1329" w:type="dxa"/>
            <w:tcMar>
              <w:top w:w="0" w:type="dxa"/>
              <w:left w:w="108" w:type="dxa"/>
              <w:bottom w:w="0" w:type="dxa"/>
              <w:right w:w="108" w:type="dxa"/>
            </w:tcMar>
          </w:tcPr>
          <w:p w14:paraId="4FE5169C" w14:textId="77777777" w:rsidR="00106D0A" w:rsidRDefault="00106D0A" w:rsidP="00B563AD">
            <w:pPr>
              <w:rPr>
                <w:rFonts w:ascii="Arial" w:eastAsia="Calibri" w:hAnsi="Arial" w:cs="Arial"/>
                <w:lang w:eastAsia="zh-TW"/>
              </w:rPr>
            </w:pPr>
            <w:r>
              <w:rPr>
                <w:rFonts w:ascii="Arial" w:eastAsia="Calibri" w:hAnsi="Arial" w:cs="Arial"/>
                <w:lang w:eastAsia="zh-TW"/>
              </w:rPr>
              <w:t>1.2.2</w:t>
            </w:r>
          </w:p>
        </w:tc>
        <w:tc>
          <w:tcPr>
            <w:tcW w:w="8021" w:type="dxa"/>
            <w:tcMar>
              <w:top w:w="0" w:type="dxa"/>
              <w:left w:w="108" w:type="dxa"/>
              <w:bottom w:w="0" w:type="dxa"/>
              <w:right w:w="108" w:type="dxa"/>
            </w:tcMar>
          </w:tcPr>
          <w:p w14:paraId="22A130CC" w14:textId="77777777" w:rsidR="00106D0A" w:rsidRDefault="00106D0A" w:rsidP="0049283C">
            <w:pPr>
              <w:rPr>
                <w:rFonts w:ascii="Arial" w:eastAsia="Calibri" w:hAnsi="Arial" w:cs="Arial"/>
                <w:lang w:eastAsia="zh-TW"/>
              </w:rPr>
            </w:pPr>
            <w:r>
              <w:rPr>
                <w:rFonts w:ascii="Arial" w:eastAsia="Calibri" w:hAnsi="Arial" w:cs="Arial"/>
                <w:lang w:eastAsia="zh-TW"/>
              </w:rPr>
              <w:t>Change logics for –m option of WeakChecks module</w:t>
            </w:r>
          </w:p>
        </w:tc>
      </w:tr>
      <w:tr w:rsidR="00A76FD3" w:rsidRPr="00637044" w14:paraId="5D028EEB" w14:textId="77777777" w:rsidTr="00972CB5">
        <w:tc>
          <w:tcPr>
            <w:tcW w:w="1329" w:type="dxa"/>
            <w:tcMar>
              <w:top w:w="0" w:type="dxa"/>
              <w:left w:w="108" w:type="dxa"/>
              <w:bottom w:w="0" w:type="dxa"/>
              <w:right w:w="108" w:type="dxa"/>
            </w:tcMar>
          </w:tcPr>
          <w:p w14:paraId="678B07FD" w14:textId="77777777" w:rsidR="00A76FD3" w:rsidRDefault="00A76FD3" w:rsidP="00B563AD">
            <w:pPr>
              <w:rPr>
                <w:rFonts w:ascii="Arial" w:eastAsia="Calibri" w:hAnsi="Arial" w:cs="Arial"/>
                <w:lang w:eastAsia="zh-TW"/>
              </w:rPr>
            </w:pPr>
            <w:r>
              <w:rPr>
                <w:rFonts w:ascii="Arial" w:eastAsia="Calibri" w:hAnsi="Arial" w:cs="Arial"/>
                <w:lang w:eastAsia="zh-TW"/>
              </w:rPr>
              <w:t>1.3.0</w:t>
            </w:r>
          </w:p>
        </w:tc>
        <w:tc>
          <w:tcPr>
            <w:tcW w:w="8021" w:type="dxa"/>
            <w:tcMar>
              <w:top w:w="0" w:type="dxa"/>
              <w:left w:w="108" w:type="dxa"/>
              <w:bottom w:w="0" w:type="dxa"/>
              <w:right w:w="108" w:type="dxa"/>
            </w:tcMar>
          </w:tcPr>
          <w:p w14:paraId="5BBE6946" w14:textId="77777777" w:rsidR="00A76FD3" w:rsidRDefault="00431D19" w:rsidP="00431D19">
            <w:pPr>
              <w:rPr>
                <w:rFonts w:ascii="Arial" w:eastAsia="Calibri" w:hAnsi="Arial" w:cs="Arial"/>
                <w:lang w:eastAsia="zh-TW"/>
              </w:rPr>
            </w:pPr>
            <w:r>
              <w:rPr>
                <w:rFonts w:ascii="Arial" w:eastAsia="Calibri" w:hAnsi="Arial" w:cs="Arial"/>
                <w:lang w:eastAsia="zh-TW"/>
              </w:rPr>
              <w:t>Added ROI – CHINA (3.3.1.2, 3.3.2.2, 3.5)</w:t>
            </w:r>
          </w:p>
          <w:p w14:paraId="32D97FA4" w14:textId="77777777" w:rsidR="000D3090" w:rsidRDefault="000D3090" w:rsidP="001960A4">
            <w:pPr>
              <w:rPr>
                <w:rFonts w:ascii="Arial" w:eastAsia="Calibri" w:hAnsi="Arial" w:cs="Arial"/>
                <w:lang w:eastAsia="zh-TW"/>
              </w:rPr>
            </w:pPr>
            <w:r>
              <w:rPr>
                <w:rFonts w:ascii="Arial" w:eastAsia="Calibri" w:hAnsi="Arial" w:cs="Arial"/>
                <w:lang w:eastAsia="zh-TW"/>
              </w:rPr>
              <w:t>Added the RRR Generator (3.</w:t>
            </w:r>
            <w:r w:rsidR="001960A4">
              <w:rPr>
                <w:rFonts w:ascii="Arial" w:eastAsia="Calibri" w:hAnsi="Arial" w:cs="Arial"/>
                <w:lang w:eastAsia="zh-TW"/>
              </w:rPr>
              <w:t>7</w:t>
            </w:r>
            <w:r>
              <w:rPr>
                <w:rFonts w:ascii="Arial" w:eastAsia="Calibri" w:hAnsi="Arial" w:cs="Arial"/>
                <w:lang w:eastAsia="zh-TW"/>
              </w:rPr>
              <w:t>)</w:t>
            </w:r>
          </w:p>
        </w:tc>
      </w:tr>
      <w:tr w:rsidR="00F13539" w:rsidRPr="00637044" w14:paraId="724861A2" w14:textId="77777777" w:rsidTr="009B47FB">
        <w:tc>
          <w:tcPr>
            <w:tcW w:w="1329" w:type="dxa"/>
            <w:tcMar>
              <w:top w:w="0" w:type="dxa"/>
              <w:left w:w="108" w:type="dxa"/>
              <w:bottom w:w="0" w:type="dxa"/>
              <w:right w:w="108" w:type="dxa"/>
            </w:tcMar>
          </w:tcPr>
          <w:p w14:paraId="4631AD21" w14:textId="77777777" w:rsidR="00F13539" w:rsidRDefault="00F13539" w:rsidP="009B47FB">
            <w:pPr>
              <w:rPr>
                <w:rFonts w:ascii="Arial" w:eastAsia="Calibri" w:hAnsi="Arial" w:cs="Arial"/>
                <w:lang w:eastAsia="zh-TW"/>
              </w:rPr>
            </w:pPr>
            <w:r>
              <w:rPr>
                <w:rFonts w:ascii="Arial" w:eastAsia="Calibri" w:hAnsi="Arial" w:cs="Arial"/>
                <w:lang w:eastAsia="zh-TW"/>
              </w:rPr>
              <w:t>1.3.1</w:t>
            </w:r>
          </w:p>
        </w:tc>
        <w:tc>
          <w:tcPr>
            <w:tcW w:w="8021" w:type="dxa"/>
            <w:tcMar>
              <w:top w:w="0" w:type="dxa"/>
              <w:left w:w="108" w:type="dxa"/>
              <w:bottom w:w="0" w:type="dxa"/>
              <w:right w:w="108" w:type="dxa"/>
            </w:tcMar>
          </w:tcPr>
          <w:p w14:paraId="7ACBAA12" w14:textId="77777777" w:rsidR="00F13539" w:rsidRDefault="00F13539" w:rsidP="009B47FB">
            <w:pPr>
              <w:rPr>
                <w:rFonts w:ascii="Arial" w:eastAsia="Calibri" w:hAnsi="Arial" w:cs="Arial"/>
                <w:lang w:eastAsia="zh-TW"/>
              </w:rPr>
            </w:pPr>
            <w:r>
              <w:rPr>
                <w:rFonts w:ascii="Arial" w:eastAsia="Calibri" w:hAnsi="Arial" w:cs="Arial"/>
                <w:lang w:eastAsia="zh-TW"/>
              </w:rPr>
              <w:t xml:space="preserve">New weak check </w:t>
            </w:r>
            <w:r w:rsidR="00226A0A">
              <w:rPr>
                <w:rFonts w:ascii="Arial" w:eastAsia="Calibri" w:hAnsi="Arial" w:cs="Arial"/>
                <w:lang w:eastAsia="zh-TW"/>
              </w:rPr>
              <w:t xml:space="preserve"> - automatic correction of TD after comparison with TT, RH difference of consecutive observations changed </w:t>
            </w:r>
            <w:r>
              <w:rPr>
                <w:rFonts w:ascii="Arial" w:eastAsia="Calibri" w:hAnsi="Arial" w:cs="Arial"/>
                <w:lang w:eastAsia="zh-TW"/>
              </w:rPr>
              <w:t>(3.2</w:t>
            </w:r>
            <w:r w:rsidR="003B44A4">
              <w:rPr>
                <w:rFonts w:ascii="Arial" w:eastAsia="Calibri" w:hAnsi="Arial" w:cs="Arial"/>
                <w:lang w:eastAsia="zh-TW"/>
              </w:rPr>
              <w:t>)</w:t>
            </w:r>
          </w:p>
        </w:tc>
      </w:tr>
      <w:tr w:rsidR="00F13539" w:rsidRPr="00637044" w14:paraId="0464EF7B" w14:textId="77777777" w:rsidTr="00972CB5">
        <w:tc>
          <w:tcPr>
            <w:tcW w:w="1329" w:type="dxa"/>
            <w:tcMar>
              <w:top w:w="0" w:type="dxa"/>
              <w:left w:w="108" w:type="dxa"/>
              <w:bottom w:w="0" w:type="dxa"/>
              <w:right w:w="108" w:type="dxa"/>
            </w:tcMar>
          </w:tcPr>
          <w:p w14:paraId="5DD66FAC" w14:textId="77777777" w:rsidR="00F13539" w:rsidRDefault="004D0CB1" w:rsidP="00B563AD">
            <w:pPr>
              <w:rPr>
                <w:rFonts w:ascii="Arial" w:eastAsia="Calibri" w:hAnsi="Arial" w:cs="Arial"/>
                <w:lang w:eastAsia="zh-TW"/>
              </w:rPr>
            </w:pPr>
            <w:r>
              <w:rPr>
                <w:rFonts w:ascii="Arial" w:eastAsia="Calibri" w:hAnsi="Arial" w:cs="Arial"/>
                <w:lang w:eastAsia="zh-TW"/>
              </w:rPr>
              <w:t>1.3.2</w:t>
            </w:r>
          </w:p>
        </w:tc>
        <w:tc>
          <w:tcPr>
            <w:tcW w:w="8021" w:type="dxa"/>
            <w:tcMar>
              <w:top w:w="0" w:type="dxa"/>
              <w:left w:w="108" w:type="dxa"/>
              <w:bottom w:w="0" w:type="dxa"/>
              <w:right w:w="108" w:type="dxa"/>
            </w:tcMar>
          </w:tcPr>
          <w:p w14:paraId="06870203" w14:textId="77777777" w:rsidR="00F13539" w:rsidRDefault="004D0CB1" w:rsidP="004D0CB1">
            <w:pPr>
              <w:rPr>
                <w:rFonts w:ascii="Arial" w:eastAsia="Calibri" w:hAnsi="Arial" w:cs="Arial"/>
                <w:lang w:eastAsia="zh-TW"/>
              </w:rPr>
            </w:pPr>
            <w:r>
              <w:rPr>
                <w:rFonts w:ascii="Arial" w:eastAsia="Calibri" w:hAnsi="Arial" w:cs="Arial"/>
                <w:lang w:eastAsia="zh-TW"/>
              </w:rPr>
              <w:t>Aggregation formulas – maximum temperature, check the TX12 at 15 UTC</w:t>
            </w:r>
          </w:p>
        </w:tc>
      </w:tr>
      <w:tr w:rsidR="007C1DBA" w:rsidRPr="00637044" w14:paraId="2F6C3EC9" w14:textId="77777777" w:rsidTr="00972CB5">
        <w:tc>
          <w:tcPr>
            <w:tcW w:w="1329" w:type="dxa"/>
            <w:tcMar>
              <w:top w:w="0" w:type="dxa"/>
              <w:left w:w="108" w:type="dxa"/>
              <w:bottom w:w="0" w:type="dxa"/>
              <w:right w:w="108" w:type="dxa"/>
            </w:tcMar>
          </w:tcPr>
          <w:p w14:paraId="2F43F29D" w14:textId="77777777" w:rsidR="007C1DBA" w:rsidRDefault="007C1DBA" w:rsidP="00B563AD">
            <w:pPr>
              <w:rPr>
                <w:rFonts w:ascii="Arial" w:eastAsia="Calibri" w:hAnsi="Arial" w:cs="Arial"/>
                <w:lang w:eastAsia="zh-TW"/>
              </w:rPr>
            </w:pPr>
            <w:r>
              <w:rPr>
                <w:rFonts w:ascii="Arial" w:eastAsia="Calibri" w:hAnsi="Arial" w:cs="Arial"/>
                <w:lang w:eastAsia="zh-TW"/>
              </w:rPr>
              <w:t>1.4.0</w:t>
            </w:r>
          </w:p>
        </w:tc>
        <w:tc>
          <w:tcPr>
            <w:tcW w:w="8021" w:type="dxa"/>
            <w:tcMar>
              <w:top w:w="0" w:type="dxa"/>
              <w:left w:w="108" w:type="dxa"/>
              <w:bottom w:w="0" w:type="dxa"/>
              <w:right w:w="108" w:type="dxa"/>
            </w:tcMar>
          </w:tcPr>
          <w:p w14:paraId="5CBF3BF6" w14:textId="77777777" w:rsidR="007C1DBA" w:rsidRDefault="007C1DBA" w:rsidP="004D0CB1">
            <w:pPr>
              <w:rPr>
                <w:rFonts w:ascii="Arial" w:eastAsia="Calibri" w:hAnsi="Arial" w:cs="Arial"/>
                <w:lang w:eastAsia="zh-TW"/>
              </w:rPr>
            </w:pPr>
            <w:r>
              <w:rPr>
                <w:rFonts w:ascii="Arial" w:eastAsia="Calibri" w:hAnsi="Arial" w:cs="Arial"/>
                <w:lang w:eastAsia="zh-TW"/>
              </w:rPr>
              <w:t>MOS management</w:t>
            </w:r>
          </w:p>
        </w:tc>
      </w:tr>
      <w:tr w:rsidR="00E832EB" w:rsidRPr="00637044" w14:paraId="74992524" w14:textId="77777777" w:rsidTr="00972CB5">
        <w:tc>
          <w:tcPr>
            <w:tcW w:w="1329" w:type="dxa"/>
            <w:tcMar>
              <w:top w:w="0" w:type="dxa"/>
              <w:left w:w="108" w:type="dxa"/>
              <w:bottom w:w="0" w:type="dxa"/>
              <w:right w:w="108" w:type="dxa"/>
            </w:tcMar>
          </w:tcPr>
          <w:p w14:paraId="66B16681" w14:textId="77777777" w:rsidR="00E832EB" w:rsidRDefault="00E832EB" w:rsidP="00B563AD">
            <w:pPr>
              <w:rPr>
                <w:rFonts w:ascii="Arial" w:eastAsia="Calibri" w:hAnsi="Arial" w:cs="Arial"/>
                <w:lang w:eastAsia="zh-TW"/>
              </w:rPr>
            </w:pPr>
            <w:r>
              <w:rPr>
                <w:rFonts w:ascii="Arial" w:eastAsia="Calibri" w:hAnsi="Arial" w:cs="Arial"/>
                <w:lang w:eastAsia="zh-TW"/>
              </w:rPr>
              <w:t>1.4.1</w:t>
            </w:r>
          </w:p>
        </w:tc>
        <w:tc>
          <w:tcPr>
            <w:tcW w:w="8021" w:type="dxa"/>
            <w:tcMar>
              <w:top w:w="0" w:type="dxa"/>
              <w:left w:w="108" w:type="dxa"/>
              <w:bottom w:w="0" w:type="dxa"/>
              <w:right w:w="108" w:type="dxa"/>
            </w:tcMar>
          </w:tcPr>
          <w:p w14:paraId="3EB659A0" w14:textId="77777777" w:rsidR="00E832EB" w:rsidRDefault="00E832EB" w:rsidP="004D0CB1">
            <w:pPr>
              <w:rPr>
                <w:rFonts w:ascii="Arial" w:eastAsia="Calibri" w:hAnsi="Arial" w:cs="Arial"/>
                <w:lang w:eastAsia="zh-TW"/>
              </w:rPr>
            </w:pPr>
            <w:r>
              <w:rPr>
                <w:rFonts w:ascii="Arial" w:eastAsia="Calibri" w:hAnsi="Arial" w:cs="Arial"/>
                <w:lang w:eastAsia="zh-TW"/>
              </w:rPr>
              <w:t>Using MOS file inside RRRGenerator</w:t>
            </w:r>
          </w:p>
        </w:tc>
      </w:tr>
      <w:tr w:rsidR="008E4C06" w:rsidRPr="00637044" w14:paraId="748FE5F3" w14:textId="77777777" w:rsidTr="00972CB5">
        <w:tc>
          <w:tcPr>
            <w:tcW w:w="1329" w:type="dxa"/>
            <w:tcMar>
              <w:top w:w="0" w:type="dxa"/>
              <w:left w:w="108" w:type="dxa"/>
              <w:bottom w:w="0" w:type="dxa"/>
              <w:right w:w="108" w:type="dxa"/>
            </w:tcMar>
          </w:tcPr>
          <w:p w14:paraId="3232C400" w14:textId="77777777" w:rsidR="008E4C06" w:rsidRDefault="008E4C06" w:rsidP="00B563AD">
            <w:pPr>
              <w:rPr>
                <w:rFonts w:ascii="Arial" w:eastAsia="Calibri" w:hAnsi="Arial" w:cs="Arial"/>
                <w:lang w:eastAsia="zh-TW"/>
              </w:rPr>
            </w:pPr>
            <w:r>
              <w:rPr>
                <w:rFonts w:ascii="Arial" w:eastAsia="Calibri" w:hAnsi="Arial" w:cs="Arial"/>
                <w:lang w:eastAsia="zh-TW"/>
              </w:rPr>
              <w:t>1.4.2</w:t>
            </w:r>
          </w:p>
        </w:tc>
        <w:tc>
          <w:tcPr>
            <w:tcW w:w="8021" w:type="dxa"/>
            <w:tcMar>
              <w:top w:w="0" w:type="dxa"/>
              <w:left w:w="108" w:type="dxa"/>
              <w:bottom w:w="0" w:type="dxa"/>
              <w:right w:w="108" w:type="dxa"/>
            </w:tcMar>
          </w:tcPr>
          <w:p w14:paraId="6095F975" w14:textId="77777777" w:rsidR="008E4C06" w:rsidRDefault="008E4C06" w:rsidP="004D0CB1">
            <w:pPr>
              <w:rPr>
                <w:rFonts w:ascii="Arial" w:eastAsia="Calibri" w:hAnsi="Arial" w:cs="Arial"/>
                <w:lang w:eastAsia="zh-TW"/>
              </w:rPr>
            </w:pPr>
            <w:r>
              <w:rPr>
                <w:rFonts w:ascii="Arial" w:eastAsia="Calibri" w:hAnsi="Arial" w:cs="Arial"/>
                <w:lang w:eastAsia="zh-TW"/>
              </w:rPr>
              <w:t>Fixing some ISSUE on various modules (3.2, 3.3.1, 3.4)</w:t>
            </w:r>
          </w:p>
        </w:tc>
      </w:tr>
      <w:tr w:rsidR="003523EC" w:rsidRPr="00637044" w14:paraId="1DE527BB" w14:textId="77777777" w:rsidTr="00972CB5">
        <w:tc>
          <w:tcPr>
            <w:tcW w:w="1329" w:type="dxa"/>
            <w:tcMar>
              <w:top w:w="0" w:type="dxa"/>
              <w:left w:w="108" w:type="dxa"/>
              <w:bottom w:w="0" w:type="dxa"/>
              <w:right w:w="108" w:type="dxa"/>
            </w:tcMar>
          </w:tcPr>
          <w:p w14:paraId="4F75A36C" w14:textId="77777777" w:rsidR="003523EC" w:rsidRDefault="003523EC" w:rsidP="00B563AD">
            <w:pPr>
              <w:rPr>
                <w:rFonts w:ascii="Arial" w:eastAsia="Calibri" w:hAnsi="Arial" w:cs="Arial"/>
                <w:lang w:eastAsia="zh-TW"/>
              </w:rPr>
            </w:pPr>
            <w:r>
              <w:rPr>
                <w:rFonts w:ascii="Arial" w:eastAsia="Calibri" w:hAnsi="Arial" w:cs="Arial"/>
                <w:lang w:eastAsia="zh-TW"/>
              </w:rPr>
              <w:t>1.4.3</w:t>
            </w:r>
          </w:p>
        </w:tc>
        <w:tc>
          <w:tcPr>
            <w:tcW w:w="8021" w:type="dxa"/>
            <w:tcMar>
              <w:top w:w="0" w:type="dxa"/>
              <w:left w:w="108" w:type="dxa"/>
              <w:bottom w:w="0" w:type="dxa"/>
              <w:right w:w="108" w:type="dxa"/>
            </w:tcMar>
          </w:tcPr>
          <w:p w14:paraId="6F0B41B8" w14:textId="77777777" w:rsidR="003523EC" w:rsidRDefault="003523EC" w:rsidP="004D0CB1">
            <w:pPr>
              <w:rPr>
                <w:rFonts w:ascii="Arial" w:eastAsia="Calibri" w:hAnsi="Arial" w:cs="Arial"/>
                <w:lang w:eastAsia="zh-TW"/>
              </w:rPr>
            </w:pPr>
            <w:r>
              <w:rPr>
                <w:rFonts w:ascii="Arial" w:eastAsia="Calibri" w:hAnsi="Arial" w:cs="Arial"/>
                <w:lang w:eastAsia="zh-TW"/>
              </w:rPr>
              <w:t>Manage check of consecutive hourly values for integer values of TT, TD, D_RH</w:t>
            </w:r>
          </w:p>
        </w:tc>
      </w:tr>
      <w:tr w:rsidR="007B2EF8" w:rsidRPr="00637044" w14:paraId="34FDC57A" w14:textId="77777777" w:rsidTr="00972CB5">
        <w:tc>
          <w:tcPr>
            <w:tcW w:w="1329" w:type="dxa"/>
            <w:tcMar>
              <w:top w:w="0" w:type="dxa"/>
              <w:left w:w="108" w:type="dxa"/>
              <w:bottom w:w="0" w:type="dxa"/>
              <w:right w:w="108" w:type="dxa"/>
            </w:tcMar>
          </w:tcPr>
          <w:p w14:paraId="7B31FC62" w14:textId="77777777" w:rsidR="007B2EF8" w:rsidRDefault="007B2EF8" w:rsidP="00B563AD">
            <w:pPr>
              <w:rPr>
                <w:rFonts w:ascii="Arial" w:eastAsia="Calibri" w:hAnsi="Arial" w:cs="Arial"/>
                <w:lang w:eastAsia="zh-TW"/>
              </w:rPr>
            </w:pPr>
            <w:r>
              <w:rPr>
                <w:rFonts w:ascii="Arial" w:eastAsia="Calibri" w:hAnsi="Arial" w:cs="Arial"/>
                <w:lang w:eastAsia="zh-TW"/>
              </w:rPr>
              <w:t>1.4.4</w:t>
            </w:r>
          </w:p>
        </w:tc>
        <w:tc>
          <w:tcPr>
            <w:tcW w:w="8021" w:type="dxa"/>
            <w:tcMar>
              <w:top w:w="0" w:type="dxa"/>
              <w:left w:w="108" w:type="dxa"/>
              <w:bottom w:w="0" w:type="dxa"/>
              <w:right w:w="108" w:type="dxa"/>
            </w:tcMar>
          </w:tcPr>
          <w:p w14:paraId="47AC386F" w14:textId="77777777" w:rsidR="007B2EF8" w:rsidRDefault="007B2EF8" w:rsidP="004D0CB1">
            <w:pPr>
              <w:rPr>
                <w:rFonts w:ascii="Arial" w:eastAsia="Calibri" w:hAnsi="Arial" w:cs="Arial"/>
                <w:lang w:eastAsia="zh-TW"/>
              </w:rPr>
            </w:pPr>
            <w:r>
              <w:rPr>
                <w:rFonts w:ascii="Arial" w:eastAsia="Calibri" w:hAnsi="Arial" w:cs="Arial"/>
                <w:lang w:eastAsia="zh-TW"/>
              </w:rPr>
              <w:t>Change the interval for minimum temperature checks (WeakChecks)</w:t>
            </w:r>
          </w:p>
        </w:tc>
      </w:tr>
      <w:tr w:rsidR="00441D10" w:rsidRPr="00637044" w14:paraId="7D13C8AD" w14:textId="77777777" w:rsidTr="00972CB5">
        <w:tc>
          <w:tcPr>
            <w:tcW w:w="1329" w:type="dxa"/>
            <w:tcMar>
              <w:top w:w="0" w:type="dxa"/>
              <w:left w:w="108" w:type="dxa"/>
              <w:bottom w:w="0" w:type="dxa"/>
              <w:right w:w="108" w:type="dxa"/>
            </w:tcMar>
          </w:tcPr>
          <w:p w14:paraId="068DBA48" w14:textId="77777777" w:rsidR="00441D10" w:rsidRDefault="00441D10" w:rsidP="00B563AD">
            <w:pPr>
              <w:rPr>
                <w:rFonts w:ascii="Arial" w:eastAsia="Calibri" w:hAnsi="Arial" w:cs="Arial"/>
                <w:lang w:eastAsia="zh-TW"/>
              </w:rPr>
            </w:pPr>
            <w:r>
              <w:rPr>
                <w:rFonts w:ascii="Arial" w:eastAsia="Calibri" w:hAnsi="Arial" w:cs="Arial"/>
                <w:lang w:eastAsia="zh-TW"/>
              </w:rPr>
              <w:t>1.4.5</w:t>
            </w:r>
          </w:p>
        </w:tc>
        <w:tc>
          <w:tcPr>
            <w:tcW w:w="8021" w:type="dxa"/>
            <w:tcMar>
              <w:top w:w="0" w:type="dxa"/>
              <w:left w:w="108" w:type="dxa"/>
              <w:bottom w:w="0" w:type="dxa"/>
              <w:right w:w="108" w:type="dxa"/>
            </w:tcMar>
          </w:tcPr>
          <w:p w14:paraId="06301149" w14:textId="77777777" w:rsidR="005A3AC1" w:rsidRDefault="00441D10" w:rsidP="00D06B61">
            <w:pPr>
              <w:rPr>
                <w:rFonts w:ascii="Arial" w:eastAsia="Calibri" w:hAnsi="Arial" w:cs="Arial"/>
                <w:lang w:eastAsia="zh-TW"/>
              </w:rPr>
            </w:pPr>
            <w:r>
              <w:rPr>
                <w:rFonts w:ascii="Arial" w:eastAsia="Calibri" w:hAnsi="Arial" w:cs="Arial"/>
                <w:lang w:eastAsia="zh-TW"/>
              </w:rPr>
              <w:t>WeakChecks – use altitude for DIR consecutive check</w:t>
            </w:r>
            <w:r w:rsidR="00D06B61">
              <w:rPr>
                <w:rFonts w:ascii="Arial" w:eastAsia="Calibri" w:hAnsi="Arial" w:cs="Arial"/>
                <w:lang w:eastAsia="zh-TW"/>
              </w:rPr>
              <w:t>, check of hourly Sunshine &gt; 0 &amp; Hourly Radiation = 0 assigned to Radiation</w:t>
            </w:r>
            <w:r w:rsidR="00D06B61">
              <w:rPr>
                <w:rFonts w:ascii="Arial" w:eastAsia="Calibri" w:hAnsi="Arial" w:cs="Arial"/>
                <w:lang w:eastAsia="zh-TW"/>
              </w:rPr>
              <w:br/>
            </w:r>
            <w:r>
              <w:rPr>
                <w:rFonts w:ascii="Arial" w:eastAsia="Calibri" w:hAnsi="Arial" w:cs="Arial"/>
                <w:lang w:eastAsia="zh-TW"/>
              </w:rPr>
              <w:t>Aggregation – Add Expected.Values parameter</w:t>
            </w:r>
            <w:r w:rsidR="005A3AC1">
              <w:rPr>
                <w:rFonts w:ascii="Arial" w:eastAsia="Calibri" w:hAnsi="Arial" w:cs="Arial"/>
                <w:lang w:eastAsia="zh-TW"/>
              </w:rPr>
              <w:br/>
              <w:t>HeavyChecks – Measuread Sunshine &gt; 1 and Measured Radiation = 0</w:t>
            </w:r>
          </w:p>
        </w:tc>
      </w:tr>
      <w:tr w:rsidR="00411FA9" w:rsidRPr="00637044" w14:paraId="0AF0A206" w14:textId="77777777" w:rsidTr="00972CB5">
        <w:tc>
          <w:tcPr>
            <w:tcW w:w="1329" w:type="dxa"/>
            <w:tcMar>
              <w:top w:w="0" w:type="dxa"/>
              <w:left w:w="108" w:type="dxa"/>
              <w:bottom w:w="0" w:type="dxa"/>
              <w:right w:w="108" w:type="dxa"/>
            </w:tcMar>
          </w:tcPr>
          <w:p w14:paraId="7B0686A9" w14:textId="77777777" w:rsidR="00411FA9" w:rsidRDefault="00411FA9" w:rsidP="00B563AD">
            <w:pPr>
              <w:rPr>
                <w:rFonts w:ascii="Arial" w:eastAsia="Calibri" w:hAnsi="Arial" w:cs="Arial"/>
                <w:lang w:eastAsia="zh-TW"/>
              </w:rPr>
            </w:pPr>
            <w:r>
              <w:rPr>
                <w:rFonts w:ascii="Arial" w:eastAsia="Calibri" w:hAnsi="Arial" w:cs="Arial"/>
                <w:lang w:eastAsia="zh-TW"/>
              </w:rPr>
              <w:t>1.4.6</w:t>
            </w:r>
          </w:p>
        </w:tc>
        <w:tc>
          <w:tcPr>
            <w:tcW w:w="8021" w:type="dxa"/>
            <w:tcMar>
              <w:top w:w="0" w:type="dxa"/>
              <w:left w:w="108" w:type="dxa"/>
              <w:bottom w:w="0" w:type="dxa"/>
              <w:right w:w="108" w:type="dxa"/>
            </w:tcMar>
          </w:tcPr>
          <w:p w14:paraId="4468FE4D" w14:textId="77777777" w:rsidR="00411FA9" w:rsidRDefault="00411FA9" w:rsidP="00D06B61">
            <w:pPr>
              <w:rPr>
                <w:rFonts w:ascii="Arial" w:eastAsia="Calibri" w:hAnsi="Arial" w:cs="Arial"/>
                <w:lang w:eastAsia="zh-TW"/>
              </w:rPr>
            </w:pPr>
            <w:r>
              <w:rPr>
                <w:rFonts w:ascii="Arial" w:eastAsia="Calibri" w:hAnsi="Arial" w:cs="Arial"/>
                <w:lang w:eastAsia="zh-TW"/>
              </w:rPr>
              <w:t>WeakChecks – Replace total cloud with low cloud when total cloud is missing and low cloud is valid</w:t>
            </w:r>
          </w:p>
        </w:tc>
      </w:tr>
      <w:tr w:rsidR="007A4741" w:rsidRPr="00637044" w14:paraId="70FA7793" w14:textId="77777777" w:rsidTr="00972CB5">
        <w:tc>
          <w:tcPr>
            <w:tcW w:w="1329" w:type="dxa"/>
            <w:tcMar>
              <w:top w:w="0" w:type="dxa"/>
              <w:left w:w="108" w:type="dxa"/>
              <w:bottom w:w="0" w:type="dxa"/>
              <w:right w:w="108" w:type="dxa"/>
            </w:tcMar>
          </w:tcPr>
          <w:p w14:paraId="4C846FAF" w14:textId="77777777" w:rsidR="007A4741" w:rsidRDefault="007A4741" w:rsidP="00B563AD">
            <w:pPr>
              <w:rPr>
                <w:rFonts w:ascii="Arial" w:eastAsia="Calibri" w:hAnsi="Arial" w:cs="Arial"/>
                <w:lang w:eastAsia="zh-TW"/>
              </w:rPr>
            </w:pPr>
            <w:r>
              <w:rPr>
                <w:rFonts w:ascii="Arial" w:eastAsia="Calibri" w:hAnsi="Arial" w:cs="Arial"/>
                <w:lang w:eastAsia="zh-TW"/>
              </w:rPr>
              <w:t>1.4.7</w:t>
            </w:r>
          </w:p>
        </w:tc>
        <w:tc>
          <w:tcPr>
            <w:tcW w:w="8021" w:type="dxa"/>
            <w:tcMar>
              <w:top w:w="0" w:type="dxa"/>
              <w:left w:w="108" w:type="dxa"/>
              <w:bottom w:w="0" w:type="dxa"/>
              <w:right w:w="108" w:type="dxa"/>
            </w:tcMar>
          </w:tcPr>
          <w:p w14:paraId="0FBD6C90" w14:textId="77777777" w:rsidR="007A4741" w:rsidRDefault="007A4741" w:rsidP="00D06B61">
            <w:pPr>
              <w:rPr>
                <w:rFonts w:ascii="Arial" w:eastAsia="Calibri" w:hAnsi="Arial" w:cs="Arial"/>
                <w:lang w:eastAsia="zh-TW"/>
              </w:rPr>
            </w:pPr>
            <w:r>
              <w:rPr>
                <w:rFonts w:ascii="Arial" w:eastAsia="Calibri" w:hAnsi="Arial" w:cs="Arial"/>
                <w:lang w:eastAsia="zh-TW"/>
              </w:rPr>
              <w:t>3H precipitation generation</w:t>
            </w:r>
            <w:r w:rsidR="00497854">
              <w:rPr>
                <w:rFonts w:ascii="Arial" w:eastAsia="Calibri" w:hAnsi="Arial" w:cs="Arial"/>
                <w:lang w:eastAsia="zh-TW"/>
              </w:rPr>
              <w:t>, Unit of measure for Visibility parameter</w:t>
            </w:r>
          </w:p>
        </w:tc>
      </w:tr>
      <w:tr w:rsidR="002D1F1D" w:rsidRPr="00637044" w14:paraId="3FF16D5E" w14:textId="77777777" w:rsidTr="00972CB5">
        <w:tc>
          <w:tcPr>
            <w:tcW w:w="1329" w:type="dxa"/>
            <w:tcMar>
              <w:top w:w="0" w:type="dxa"/>
              <w:left w:w="108" w:type="dxa"/>
              <w:bottom w:w="0" w:type="dxa"/>
              <w:right w:w="108" w:type="dxa"/>
            </w:tcMar>
          </w:tcPr>
          <w:p w14:paraId="53CA2322" w14:textId="77777777" w:rsidR="002D1F1D" w:rsidRDefault="002D1F1D" w:rsidP="00B563AD">
            <w:pPr>
              <w:rPr>
                <w:rFonts w:ascii="Arial" w:eastAsia="Calibri" w:hAnsi="Arial" w:cs="Arial"/>
                <w:lang w:eastAsia="zh-TW"/>
              </w:rPr>
            </w:pPr>
            <w:r>
              <w:rPr>
                <w:rFonts w:ascii="Arial" w:eastAsia="Calibri" w:hAnsi="Arial" w:cs="Arial"/>
                <w:lang w:eastAsia="zh-TW"/>
              </w:rPr>
              <w:t>1.4.8</w:t>
            </w:r>
          </w:p>
        </w:tc>
        <w:tc>
          <w:tcPr>
            <w:tcW w:w="8021" w:type="dxa"/>
            <w:tcMar>
              <w:top w:w="0" w:type="dxa"/>
              <w:left w:w="108" w:type="dxa"/>
              <w:bottom w:w="0" w:type="dxa"/>
              <w:right w:w="108" w:type="dxa"/>
            </w:tcMar>
          </w:tcPr>
          <w:p w14:paraId="0CB2BC60" w14:textId="77777777" w:rsidR="002D1F1D" w:rsidRDefault="002D1F1D" w:rsidP="00D06B61">
            <w:pPr>
              <w:rPr>
                <w:rFonts w:ascii="Arial" w:eastAsia="Calibri" w:hAnsi="Arial" w:cs="Arial"/>
                <w:lang w:eastAsia="zh-TW"/>
              </w:rPr>
            </w:pPr>
            <w:r>
              <w:rPr>
                <w:rFonts w:ascii="Arial" w:eastAsia="Calibri" w:hAnsi="Arial" w:cs="Arial"/>
                <w:lang w:eastAsia="zh-TW"/>
              </w:rPr>
              <w:t>Aggregation: fix the interval to sum the 1H precipitations</w:t>
            </w:r>
          </w:p>
        </w:tc>
      </w:tr>
      <w:tr w:rsidR="009542FE" w:rsidRPr="00637044" w14:paraId="57BA852A" w14:textId="77777777" w:rsidTr="00972CB5">
        <w:tc>
          <w:tcPr>
            <w:tcW w:w="1329" w:type="dxa"/>
            <w:tcMar>
              <w:top w:w="0" w:type="dxa"/>
              <w:left w:w="108" w:type="dxa"/>
              <w:bottom w:w="0" w:type="dxa"/>
              <w:right w:w="108" w:type="dxa"/>
            </w:tcMar>
          </w:tcPr>
          <w:p w14:paraId="2BFD755C" w14:textId="77777777" w:rsidR="009542FE" w:rsidRDefault="009542FE" w:rsidP="00B563AD">
            <w:pPr>
              <w:rPr>
                <w:rFonts w:ascii="Arial" w:eastAsia="Calibri" w:hAnsi="Arial" w:cs="Arial"/>
                <w:lang w:eastAsia="zh-TW"/>
              </w:rPr>
            </w:pPr>
            <w:r>
              <w:rPr>
                <w:rFonts w:ascii="Arial" w:eastAsia="Calibri" w:hAnsi="Arial" w:cs="Arial"/>
                <w:lang w:eastAsia="zh-TW"/>
              </w:rPr>
              <w:t>1.4.9</w:t>
            </w:r>
          </w:p>
        </w:tc>
        <w:tc>
          <w:tcPr>
            <w:tcW w:w="8021" w:type="dxa"/>
            <w:tcMar>
              <w:top w:w="0" w:type="dxa"/>
              <w:left w:w="108" w:type="dxa"/>
              <w:bottom w:w="0" w:type="dxa"/>
              <w:right w:w="108" w:type="dxa"/>
            </w:tcMar>
          </w:tcPr>
          <w:p w14:paraId="358C0577" w14:textId="77777777" w:rsidR="009542FE" w:rsidRDefault="009542FE" w:rsidP="00FB0F9A">
            <w:pPr>
              <w:rPr>
                <w:rFonts w:ascii="Arial" w:eastAsia="Calibri" w:hAnsi="Arial" w:cs="Arial"/>
                <w:lang w:eastAsia="zh-TW"/>
              </w:rPr>
            </w:pPr>
            <w:r>
              <w:rPr>
                <w:rFonts w:ascii="Arial" w:eastAsia="Calibri" w:hAnsi="Arial" w:cs="Arial"/>
                <w:lang w:eastAsia="zh-TW"/>
              </w:rPr>
              <w:t xml:space="preserve">Fix some problems inside WeakCheks module on </w:t>
            </w:r>
            <w:r w:rsidR="00FB0F9A">
              <w:rPr>
                <w:rFonts w:ascii="Arial" w:eastAsia="Calibri" w:hAnsi="Arial" w:cs="Arial"/>
                <w:lang w:eastAsia="zh-TW"/>
              </w:rPr>
              <w:t>P</w:t>
            </w:r>
            <w:r>
              <w:rPr>
                <w:rFonts w:ascii="Arial" w:eastAsia="Calibri" w:hAnsi="Arial" w:cs="Arial"/>
                <w:lang w:eastAsia="zh-TW"/>
              </w:rPr>
              <w:t>recipitation</w:t>
            </w:r>
            <w:r w:rsidR="00FB0F9A">
              <w:rPr>
                <w:rFonts w:ascii="Arial" w:eastAsia="Calibri" w:hAnsi="Arial" w:cs="Arial"/>
                <w:lang w:eastAsia="zh-TW"/>
              </w:rPr>
              <w:t xml:space="preserve"> </w:t>
            </w:r>
            <w:r>
              <w:rPr>
                <w:rFonts w:ascii="Arial" w:eastAsia="Calibri" w:hAnsi="Arial" w:cs="Arial"/>
                <w:lang w:eastAsia="zh-TW"/>
              </w:rPr>
              <w:t>&amp; WindSpeed for MOS checks</w:t>
            </w:r>
          </w:p>
        </w:tc>
      </w:tr>
      <w:tr w:rsidR="00400F33" w:rsidRPr="00637044" w14:paraId="07FB19BE" w14:textId="77777777" w:rsidTr="00972CB5">
        <w:tc>
          <w:tcPr>
            <w:tcW w:w="1329" w:type="dxa"/>
            <w:tcMar>
              <w:top w:w="0" w:type="dxa"/>
              <w:left w:w="108" w:type="dxa"/>
              <w:bottom w:w="0" w:type="dxa"/>
              <w:right w:w="108" w:type="dxa"/>
            </w:tcMar>
          </w:tcPr>
          <w:p w14:paraId="29937B6B" w14:textId="77777777" w:rsidR="00400F33" w:rsidRDefault="00400F33" w:rsidP="00B563AD">
            <w:pPr>
              <w:rPr>
                <w:rFonts w:ascii="Arial" w:eastAsia="Calibri" w:hAnsi="Arial" w:cs="Arial"/>
                <w:lang w:eastAsia="zh-TW"/>
              </w:rPr>
            </w:pPr>
            <w:r>
              <w:rPr>
                <w:rFonts w:ascii="Arial" w:eastAsia="Calibri" w:hAnsi="Arial" w:cs="Arial"/>
                <w:lang w:eastAsia="zh-TW"/>
              </w:rPr>
              <w:t>1.4.10</w:t>
            </w:r>
          </w:p>
        </w:tc>
        <w:tc>
          <w:tcPr>
            <w:tcW w:w="8021" w:type="dxa"/>
            <w:tcMar>
              <w:top w:w="0" w:type="dxa"/>
              <w:left w:w="108" w:type="dxa"/>
              <w:bottom w:w="0" w:type="dxa"/>
              <w:right w:w="108" w:type="dxa"/>
            </w:tcMar>
          </w:tcPr>
          <w:p w14:paraId="19F28593" w14:textId="77777777" w:rsidR="00400F33" w:rsidRDefault="00400F33" w:rsidP="00400F33">
            <w:pPr>
              <w:rPr>
                <w:rFonts w:ascii="Arial" w:eastAsia="Calibri" w:hAnsi="Arial" w:cs="Arial"/>
                <w:lang w:eastAsia="zh-TW"/>
              </w:rPr>
            </w:pPr>
            <w:r>
              <w:rPr>
                <w:rFonts w:ascii="Arial" w:eastAsia="Calibri" w:hAnsi="Arial" w:cs="Arial"/>
                <w:lang w:eastAsia="zh-TW"/>
              </w:rPr>
              <w:t>Switch off the Sunshine (daily) calculation using hourly radiation if &gt;= 120 W/mq.</w:t>
            </w:r>
          </w:p>
        </w:tc>
      </w:tr>
      <w:tr w:rsidR="006270F1" w:rsidRPr="00637044" w14:paraId="57F53481" w14:textId="77777777" w:rsidTr="00972CB5">
        <w:tc>
          <w:tcPr>
            <w:tcW w:w="1329" w:type="dxa"/>
            <w:tcMar>
              <w:top w:w="0" w:type="dxa"/>
              <w:left w:w="108" w:type="dxa"/>
              <w:bottom w:w="0" w:type="dxa"/>
              <w:right w:w="108" w:type="dxa"/>
            </w:tcMar>
          </w:tcPr>
          <w:p w14:paraId="4717507C" w14:textId="77777777" w:rsidR="006270F1" w:rsidRDefault="006270F1" w:rsidP="006270F1">
            <w:pPr>
              <w:rPr>
                <w:rFonts w:ascii="Arial" w:eastAsia="Calibri" w:hAnsi="Arial" w:cs="Arial"/>
                <w:lang w:eastAsia="zh-TW"/>
              </w:rPr>
            </w:pPr>
            <w:r>
              <w:rPr>
                <w:rFonts w:ascii="Arial" w:eastAsia="Calibri" w:hAnsi="Arial" w:cs="Arial"/>
                <w:lang w:eastAsia="zh-TW"/>
              </w:rPr>
              <w:t>1.5.0</w:t>
            </w:r>
          </w:p>
        </w:tc>
        <w:tc>
          <w:tcPr>
            <w:tcW w:w="8021" w:type="dxa"/>
            <w:tcMar>
              <w:top w:w="0" w:type="dxa"/>
              <w:left w:w="108" w:type="dxa"/>
              <w:bottom w:w="0" w:type="dxa"/>
              <w:right w:w="108" w:type="dxa"/>
            </w:tcMar>
          </w:tcPr>
          <w:p w14:paraId="6477834E" w14:textId="18527209" w:rsidR="006270F1" w:rsidRDefault="006270F1">
            <w:pPr>
              <w:rPr>
                <w:rFonts w:ascii="Arial" w:eastAsia="Calibri" w:hAnsi="Arial" w:cs="Arial"/>
                <w:lang w:eastAsia="zh-TW"/>
              </w:rPr>
            </w:pPr>
            <w:ins w:id="130" w:author="Account Microsoft" w:date="2021-03-02T14:59:00Z">
              <w:r>
                <w:rPr>
                  <w:rFonts w:ascii="Arial" w:eastAsia="Calibri" w:hAnsi="Arial" w:cs="Arial"/>
                  <w:lang w:eastAsia="zh-TW"/>
                </w:rPr>
                <w:t>New WeakCheck version, precipitation cross checks inside WeakCheck. Remove interpolation for 1H precipitation. Add exceptions management for HeavyChecks module</w:t>
              </w:r>
            </w:ins>
            <w:ins w:id="131" w:author="Account Microsoft" w:date="2021-04-07T10:27:00Z">
              <w:r w:rsidR="004B66A6">
                <w:rPr>
                  <w:rFonts w:ascii="Arial" w:eastAsia="Calibri" w:hAnsi="Arial" w:cs="Arial"/>
                  <w:lang w:eastAsia="zh-TW"/>
                </w:rPr>
                <w:t xml:space="preserve"> (chapter 3.</w:t>
              </w:r>
            </w:ins>
            <w:ins w:id="132" w:author="Account Microsoft" w:date="2021-04-07T10:28:00Z">
              <w:r w:rsidR="004B66A6">
                <w:rPr>
                  <w:rFonts w:ascii="Arial" w:eastAsia="Calibri" w:hAnsi="Arial" w:cs="Arial"/>
                  <w:lang w:eastAsia="zh-TW"/>
                </w:rPr>
                <w:t>4.1)</w:t>
              </w:r>
            </w:ins>
            <w:ins w:id="133" w:author="Account Microsoft" w:date="2021-04-07T08:43:00Z">
              <w:r w:rsidR="00E329A7">
                <w:rPr>
                  <w:rFonts w:ascii="Arial" w:eastAsia="Calibri" w:hAnsi="Arial" w:cs="Arial"/>
                  <w:lang w:eastAsia="zh-TW"/>
                </w:rPr>
                <w:t>, Convex Hull exceptions management inside ThresholdChecks</w:t>
              </w:r>
            </w:ins>
            <w:ins w:id="134" w:author="Account Microsoft" w:date="2021-04-07T10:28:00Z">
              <w:r w:rsidR="004B66A6">
                <w:rPr>
                  <w:rFonts w:ascii="Arial" w:eastAsia="Calibri" w:hAnsi="Arial" w:cs="Arial"/>
                  <w:lang w:eastAsia="zh-TW"/>
                </w:rPr>
                <w:t xml:space="preserve"> (chapter 3.5.</w:t>
              </w:r>
            </w:ins>
            <w:ins w:id="135" w:author="Account Microsoft" w:date="2021-04-07T10:42:00Z">
              <w:r w:rsidR="00047E11">
                <w:rPr>
                  <w:rFonts w:ascii="Arial" w:eastAsia="Calibri" w:hAnsi="Arial" w:cs="Arial"/>
                  <w:lang w:eastAsia="zh-TW"/>
                </w:rPr>
                <w:t>2</w:t>
              </w:r>
            </w:ins>
            <w:ins w:id="136" w:author="Account Microsoft" w:date="2021-04-07T10:28:00Z">
              <w:r w:rsidR="004B66A6">
                <w:rPr>
                  <w:rFonts w:ascii="Arial" w:eastAsia="Calibri" w:hAnsi="Arial" w:cs="Arial"/>
                  <w:lang w:eastAsia="zh-TW"/>
                </w:rPr>
                <w:t>)</w:t>
              </w:r>
            </w:ins>
            <w:ins w:id="137" w:author="Account Microsoft" w:date="2021-04-07T08:43:00Z">
              <w:r w:rsidR="00E329A7">
                <w:rPr>
                  <w:rFonts w:ascii="Arial" w:eastAsia="Calibri" w:hAnsi="Arial" w:cs="Arial"/>
                  <w:lang w:eastAsia="zh-TW"/>
                </w:rPr>
                <w:t>, generate quality checks flag in all modules</w:t>
              </w:r>
            </w:ins>
            <w:ins w:id="138" w:author="Account Microsoft" w:date="2021-04-07T10:28:00Z">
              <w:r w:rsidR="004B66A6">
                <w:rPr>
                  <w:rFonts w:ascii="Arial" w:eastAsia="Calibri" w:hAnsi="Arial" w:cs="Arial"/>
                  <w:lang w:eastAsia="zh-TW"/>
                </w:rPr>
                <w:t xml:space="preserve"> (chapter </w:t>
              </w:r>
            </w:ins>
            <w:ins w:id="139" w:author="Account Microsoft" w:date="2021-04-07T10:42:00Z">
              <w:r w:rsidR="00047E11">
                <w:rPr>
                  <w:rFonts w:ascii="Arial" w:eastAsia="Calibri" w:hAnsi="Arial" w:cs="Arial"/>
                  <w:lang w:eastAsia="zh-TW"/>
                </w:rPr>
                <w:t>3.6</w:t>
              </w:r>
            </w:ins>
            <w:ins w:id="140" w:author="Account Microsoft" w:date="2021-04-07T10:28:00Z">
              <w:r w:rsidR="004B66A6">
                <w:rPr>
                  <w:rFonts w:ascii="Arial" w:eastAsia="Calibri" w:hAnsi="Arial" w:cs="Arial"/>
                  <w:lang w:eastAsia="zh-TW"/>
                </w:rPr>
                <w:t>)</w:t>
              </w:r>
            </w:ins>
            <w:ins w:id="141" w:author="Account Microsoft" w:date="2021-04-07T08:43:00Z">
              <w:r w:rsidR="00E329A7">
                <w:rPr>
                  <w:rFonts w:ascii="Arial" w:eastAsia="Calibri" w:hAnsi="Arial" w:cs="Arial"/>
                  <w:lang w:eastAsia="zh-TW"/>
                </w:rPr>
                <w:t>.</w:t>
              </w:r>
            </w:ins>
          </w:p>
        </w:tc>
      </w:tr>
    </w:tbl>
    <w:p w14:paraId="74EC2BA7" w14:textId="77777777" w:rsidR="00013045" w:rsidRDefault="00013045">
      <w:pPr>
        <w:rPr>
          <w:rFonts w:ascii="Arial" w:hAnsi="Arial" w:cs="Arial"/>
          <w:sz w:val="36"/>
          <w:szCs w:val="36"/>
        </w:rPr>
      </w:pPr>
      <w:r>
        <w:rPr>
          <w:rFonts w:ascii="Arial" w:hAnsi="Arial" w:cs="Arial"/>
          <w:sz w:val="36"/>
          <w:szCs w:val="36"/>
        </w:rPr>
        <w:br w:type="page"/>
      </w:r>
    </w:p>
    <w:p w14:paraId="23538A00" w14:textId="77777777" w:rsidR="00183AEC" w:rsidRPr="00426FAF" w:rsidRDefault="00183AEC" w:rsidP="00ED7F45">
      <w:pPr>
        <w:pStyle w:val="JRCLevel-1title"/>
      </w:pPr>
      <w:bookmarkStart w:id="142" w:name="_Toc68684788"/>
      <w:r w:rsidRPr="00426FAF">
        <w:lastRenderedPageBreak/>
        <w:t>Requirements</w:t>
      </w:r>
      <w:bookmarkEnd w:id="142"/>
    </w:p>
    <w:p w14:paraId="56E1DDDE" w14:textId="4EA9989B" w:rsidR="00F106B7" w:rsidRPr="00962F83" w:rsidRDefault="00183AEC" w:rsidP="00895563">
      <w:r w:rsidRPr="00962F83">
        <w:t xml:space="preserve">The main purpose of JRC is </w:t>
      </w:r>
      <w:r w:rsidR="004A0C20">
        <w:t>the development and maintenance of</w:t>
      </w:r>
      <w:r w:rsidRPr="00962F83">
        <w:t xml:space="preserve"> a new Quality Check</w:t>
      </w:r>
      <w:r w:rsidR="00942728">
        <w:t>s</w:t>
      </w:r>
      <w:r w:rsidRPr="00962F83">
        <w:t xml:space="preserve"> </w:t>
      </w:r>
      <w:r w:rsidR="004A0C20">
        <w:t xml:space="preserve">for </w:t>
      </w:r>
      <w:r w:rsidR="009242F3">
        <w:t>Meteo</w:t>
      </w:r>
      <w:r w:rsidR="00F63B3F">
        <w:t>ro</w:t>
      </w:r>
      <w:r w:rsidR="009242F3">
        <w:t xml:space="preserve">logical Data </w:t>
      </w:r>
      <w:r w:rsidRPr="00962F83">
        <w:t>Software (Q</w:t>
      </w:r>
      <w:r w:rsidR="009242F3">
        <w:t>UACKME</w:t>
      </w:r>
      <w:r w:rsidRPr="00962F83">
        <w:t xml:space="preserve">) </w:t>
      </w:r>
      <w:r w:rsidR="00AB1C03">
        <w:t>to</w:t>
      </w:r>
      <w:r w:rsidR="004A0C20">
        <w:t xml:space="preserve"> process</w:t>
      </w:r>
      <w:r w:rsidRPr="00962F83">
        <w:t xml:space="preserve"> the meteorological observations</w:t>
      </w:r>
      <w:r w:rsidR="00942728">
        <w:t xml:space="preserve"> from ground </w:t>
      </w:r>
      <w:r w:rsidR="004A0C20">
        <w:t xml:space="preserve">weather </w:t>
      </w:r>
      <w:r w:rsidR="00942728">
        <w:t>stations,</w:t>
      </w:r>
      <w:r w:rsidRPr="00962F83">
        <w:t xml:space="preserve"> remove the</w:t>
      </w:r>
      <w:r w:rsidR="004A0C20">
        <w:t xml:space="preserve"> erroneous values, identify suspicious values, and fill</w:t>
      </w:r>
      <w:r w:rsidRPr="00962F83">
        <w:t xml:space="preserve"> </w:t>
      </w:r>
      <w:r w:rsidR="004A0C20">
        <w:t xml:space="preserve">the </w:t>
      </w:r>
      <w:r w:rsidRPr="00962F83">
        <w:t>gap</w:t>
      </w:r>
      <w:r w:rsidR="004A0C20">
        <w:t xml:space="preserve">s whenever possible. QuackMe addresses the issues and the technical/scientific gaps </w:t>
      </w:r>
      <w:r w:rsidRPr="00962F83">
        <w:t>of the AMDAC</w:t>
      </w:r>
      <w:r w:rsidR="004A0C20">
        <w:t xml:space="preserve"> software (previously in place at JRC)</w:t>
      </w:r>
      <w:r w:rsidRPr="00962F83">
        <w:t>,</w:t>
      </w:r>
      <w:r w:rsidR="004A0C20">
        <w:t xml:space="preserve"> providing at the same time a </w:t>
      </w:r>
      <w:r w:rsidRPr="00962F83">
        <w:t>flexib</w:t>
      </w:r>
      <w:r w:rsidR="004A0C20">
        <w:t xml:space="preserve">le and easy to configure tool. </w:t>
      </w:r>
    </w:p>
    <w:p w14:paraId="32096C82" w14:textId="77777777" w:rsidR="00F106B7" w:rsidRPr="00962F83" w:rsidRDefault="00F106B7" w:rsidP="00895563"/>
    <w:p w14:paraId="2E948F6B" w14:textId="33F60EED" w:rsidR="00F106B7" w:rsidRPr="00962F83" w:rsidRDefault="009242F3" w:rsidP="00895563">
      <w:r>
        <w:t>QUACKME</w:t>
      </w:r>
      <w:r w:rsidR="004A0C20">
        <w:t xml:space="preserve"> </w:t>
      </w:r>
      <w:r w:rsidR="00F106B7" w:rsidRPr="00962F83">
        <w:t>satisf</w:t>
      </w:r>
      <w:r w:rsidR="004A0C20">
        <w:t>ies</w:t>
      </w:r>
      <w:r w:rsidR="00F106B7" w:rsidRPr="00962F83">
        <w:t xml:space="preserve"> some </w:t>
      </w:r>
      <w:r w:rsidR="004A0C20">
        <w:t xml:space="preserve">key essential </w:t>
      </w:r>
      <w:r w:rsidR="00F106B7" w:rsidRPr="00962F83">
        <w:t>criteria:</w:t>
      </w:r>
    </w:p>
    <w:p w14:paraId="144ECDB2" w14:textId="3860A7EA" w:rsidR="00167430" w:rsidRPr="00962F83" w:rsidRDefault="00F106B7">
      <w:pPr>
        <w:pStyle w:val="Paragrafoelenco"/>
      </w:pPr>
      <w:r w:rsidRPr="00962F83">
        <w:t>open source</w:t>
      </w:r>
      <w:r w:rsidR="00AD572D">
        <w:t>;</w:t>
      </w:r>
    </w:p>
    <w:p w14:paraId="2E35E6A1" w14:textId="60F00537" w:rsidR="00167430" w:rsidRPr="00962F83" w:rsidRDefault="00167430">
      <w:pPr>
        <w:pStyle w:val="Paragrafoelenco"/>
      </w:pPr>
      <w:r w:rsidRPr="00962F83">
        <w:t xml:space="preserve">flexible to modify </w:t>
      </w:r>
      <w:r w:rsidR="00DA75F9">
        <w:t xml:space="preserve">and </w:t>
      </w:r>
      <w:r w:rsidR="00AD572D">
        <w:t xml:space="preserve">easy to </w:t>
      </w:r>
      <w:r w:rsidR="00DA75F9">
        <w:t>configure</w:t>
      </w:r>
      <w:r w:rsidR="00AD572D">
        <w:t>;</w:t>
      </w:r>
    </w:p>
    <w:p w14:paraId="64DD7478" w14:textId="7304F33B" w:rsidR="00167430" w:rsidRPr="00962F83" w:rsidRDefault="000B691B">
      <w:pPr>
        <w:pStyle w:val="Paragrafoelenco"/>
      </w:pPr>
      <w:r w:rsidRPr="00962F83">
        <w:t>clear and easy to modify</w:t>
      </w:r>
      <w:r w:rsidR="00AD572D">
        <w:t xml:space="preserve"> code;</w:t>
      </w:r>
    </w:p>
    <w:p w14:paraId="1ECA1276" w14:textId="737BE2A2" w:rsidR="00167430" w:rsidRPr="00962F83" w:rsidRDefault="00AD572D">
      <w:pPr>
        <w:pStyle w:val="Paragrafoelenco"/>
      </w:pPr>
      <w:r>
        <w:t xml:space="preserve">able to use </w:t>
      </w:r>
      <w:r w:rsidR="00167430" w:rsidRPr="00962F83">
        <w:t xml:space="preserve">external data </w:t>
      </w:r>
      <w:r>
        <w:t xml:space="preserve">whenever </w:t>
      </w:r>
      <w:r w:rsidR="00167430" w:rsidRPr="00962F83">
        <w:t>necessary</w:t>
      </w:r>
      <w:r>
        <w:t xml:space="preserve"> or required;</w:t>
      </w:r>
    </w:p>
    <w:p w14:paraId="4932FDCD" w14:textId="72B243C1" w:rsidR="00167430" w:rsidRDefault="00167430">
      <w:pPr>
        <w:pStyle w:val="Paragrafoelenco"/>
      </w:pPr>
      <w:r w:rsidRPr="00962F83">
        <w:t>easil</w:t>
      </w:r>
      <w:r w:rsidR="00AD572D">
        <w:t>y adaptable</w:t>
      </w:r>
      <w:r w:rsidRPr="00962F83">
        <w:t xml:space="preserve"> to different format of input data</w:t>
      </w:r>
      <w:r w:rsidR="00AD572D">
        <w:t>;</w:t>
      </w:r>
    </w:p>
    <w:p w14:paraId="443F7F82" w14:textId="57705BB1" w:rsidR="00D14837" w:rsidRPr="00962F83" w:rsidRDefault="00D14837">
      <w:pPr>
        <w:pStyle w:val="Paragrafoelenco"/>
      </w:pPr>
      <w:r>
        <w:t xml:space="preserve">able to trace errors for </w:t>
      </w:r>
      <w:r w:rsidR="00AD572D">
        <w:t xml:space="preserve">fast </w:t>
      </w:r>
      <w:r>
        <w:t>and easy problem solving</w:t>
      </w:r>
      <w:r w:rsidR="00AD572D">
        <w:t>;</w:t>
      </w:r>
    </w:p>
    <w:p w14:paraId="530B767E" w14:textId="505FA5BD" w:rsidR="00555CD7" w:rsidRDefault="00AD572D">
      <w:pPr>
        <w:pStyle w:val="Paragrafoelenco"/>
      </w:pPr>
      <w:r>
        <w:t xml:space="preserve">adaptable to </w:t>
      </w:r>
      <w:r w:rsidR="00555CD7" w:rsidRPr="00962F83">
        <w:t>different platform</w:t>
      </w:r>
      <w:r>
        <w:t>;</w:t>
      </w:r>
    </w:p>
    <w:p w14:paraId="79CD988F" w14:textId="6C4F3D96" w:rsidR="00AC5B57" w:rsidRDefault="00AD572D">
      <w:pPr>
        <w:pStyle w:val="Paragrafoelenco"/>
      </w:pPr>
      <w:r>
        <w:t>integrated with a user-</w:t>
      </w:r>
      <w:r w:rsidR="00AC5B57">
        <w:t>friendly</w:t>
      </w:r>
      <w:r>
        <w:t xml:space="preserve"> </w:t>
      </w:r>
      <w:r w:rsidR="00AC5B57">
        <w:t>interface</w:t>
      </w:r>
      <w:r>
        <w:t>;</w:t>
      </w:r>
      <w:r w:rsidR="00AC5B57">
        <w:t xml:space="preserve"> </w:t>
      </w:r>
    </w:p>
    <w:p w14:paraId="5F62AF84" w14:textId="35744EB8" w:rsidR="00D14837" w:rsidRDefault="00AD572D">
      <w:pPr>
        <w:pStyle w:val="Paragrafoelenco"/>
      </w:pPr>
      <w:r>
        <w:t xml:space="preserve">able to report </w:t>
      </w:r>
      <w:r w:rsidR="00D14837">
        <w:t xml:space="preserve">wrong or suspicious observations in </w:t>
      </w:r>
      <w:r>
        <w:t>a</w:t>
      </w:r>
      <w:r w:rsidR="00D14837">
        <w:t xml:space="preserve"> clear way</w:t>
      </w:r>
      <w:r>
        <w:t>.</w:t>
      </w:r>
      <w:r w:rsidR="00D14837">
        <w:t xml:space="preserve"> </w:t>
      </w:r>
    </w:p>
    <w:p w14:paraId="67F447AC" w14:textId="77777777" w:rsidR="0089228F" w:rsidRDefault="0089228F" w:rsidP="00895563">
      <w:r w:rsidRPr="00DF5554">
        <w:t>Input data need to include hourly observation</w:t>
      </w:r>
      <w:r w:rsidR="00E95EEC">
        <w:t>s</w:t>
      </w:r>
      <w:r w:rsidRPr="00DF5554">
        <w:t xml:space="preserve"> for the following properties:</w:t>
      </w:r>
    </w:p>
    <w:tbl>
      <w:tblPr>
        <w:tblStyle w:val="Grigliatab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6"/>
        <w:gridCol w:w="3117"/>
        <w:gridCol w:w="3117"/>
      </w:tblGrid>
      <w:tr w:rsidR="0089228F" w:rsidRPr="00AD44F1" w14:paraId="4D25166A" w14:textId="77777777" w:rsidTr="002459D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shd w:val="clear" w:color="auto" w:fill="auto"/>
          </w:tcPr>
          <w:p w14:paraId="216E80D4" w14:textId="77777777" w:rsidR="0089228F" w:rsidRPr="0042297D" w:rsidRDefault="0089228F" w:rsidP="0089228F">
            <w:pPr>
              <w:rPr>
                <w:rFonts w:cs="Arial"/>
                <w:color w:val="auto"/>
                <w:szCs w:val="20"/>
              </w:rPr>
            </w:pPr>
            <w:r w:rsidRPr="0042297D">
              <w:rPr>
                <w:rFonts w:cs="Arial"/>
                <w:color w:val="auto"/>
                <w:szCs w:val="20"/>
              </w:rPr>
              <w:t>Property description</w:t>
            </w:r>
          </w:p>
        </w:tc>
        <w:tc>
          <w:tcPr>
            <w:tcW w:w="3117" w:type="dxa"/>
            <w:tcBorders>
              <w:top w:val="none" w:sz="0" w:space="0" w:color="auto"/>
              <w:left w:val="none" w:sz="0" w:space="0" w:color="auto"/>
              <w:bottom w:val="none" w:sz="0" w:space="0" w:color="auto"/>
              <w:right w:val="none" w:sz="0" w:space="0" w:color="auto"/>
            </w:tcBorders>
            <w:shd w:val="clear" w:color="auto" w:fill="auto"/>
          </w:tcPr>
          <w:p w14:paraId="27511BB6" w14:textId="77777777" w:rsidR="0089228F" w:rsidRPr="0042297D" w:rsidRDefault="0089228F" w:rsidP="0089228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42297D">
              <w:rPr>
                <w:rFonts w:cs="Arial"/>
                <w:color w:val="auto"/>
                <w:szCs w:val="20"/>
              </w:rPr>
              <w:t>Note</w:t>
            </w:r>
          </w:p>
        </w:tc>
        <w:tc>
          <w:tcPr>
            <w:tcW w:w="3117" w:type="dxa"/>
            <w:tcBorders>
              <w:top w:val="none" w:sz="0" w:space="0" w:color="auto"/>
              <w:left w:val="none" w:sz="0" w:space="0" w:color="auto"/>
              <w:bottom w:val="none" w:sz="0" w:space="0" w:color="auto"/>
              <w:right w:val="none" w:sz="0" w:space="0" w:color="auto"/>
            </w:tcBorders>
            <w:shd w:val="clear" w:color="auto" w:fill="auto"/>
          </w:tcPr>
          <w:p w14:paraId="6DA0CEA9" w14:textId="77777777" w:rsidR="0089228F" w:rsidRPr="0042297D" w:rsidRDefault="0089228F" w:rsidP="0089228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42297D">
              <w:rPr>
                <w:rFonts w:cs="Arial"/>
                <w:color w:val="auto"/>
                <w:szCs w:val="20"/>
              </w:rPr>
              <w:t>Unit of Measure</w:t>
            </w:r>
          </w:p>
        </w:tc>
      </w:tr>
      <w:tr w:rsidR="0089228F" w:rsidRPr="00AD44F1" w14:paraId="497CC559"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22D9C570" w14:textId="77777777" w:rsidR="0089228F" w:rsidRPr="0042297D" w:rsidRDefault="0089228F" w:rsidP="0089228F">
            <w:pPr>
              <w:rPr>
                <w:rFonts w:cs="Arial"/>
                <w:b w:val="0"/>
                <w:szCs w:val="20"/>
              </w:rPr>
            </w:pPr>
            <w:r w:rsidRPr="0042297D">
              <w:rPr>
                <w:rFonts w:cs="Arial"/>
                <w:b w:val="0"/>
                <w:szCs w:val="20"/>
              </w:rPr>
              <w:t>Station number</w:t>
            </w:r>
          </w:p>
        </w:tc>
        <w:tc>
          <w:tcPr>
            <w:tcW w:w="3117" w:type="dxa"/>
            <w:shd w:val="clear" w:color="auto" w:fill="auto"/>
          </w:tcPr>
          <w:p w14:paraId="177826DE" w14:textId="77777777" w:rsidR="0089228F" w:rsidRPr="0042297D" w:rsidRDefault="0089228F" w:rsidP="0089228F">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Numerical value</w:t>
            </w:r>
          </w:p>
        </w:tc>
        <w:tc>
          <w:tcPr>
            <w:tcW w:w="3117" w:type="dxa"/>
            <w:shd w:val="clear" w:color="auto" w:fill="auto"/>
          </w:tcPr>
          <w:p w14:paraId="7777C991" w14:textId="77777777" w:rsidR="0089228F" w:rsidRPr="0042297D" w:rsidRDefault="0089228F"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89228F" w:rsidRPr="00AD44F1" w14:paraId="38DDE654"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52ABC2F8" w14:textId="77777777" w:rsidR="0089228F" w:rsidRPr="0042297D" w:rsidRDefault="0089228F" w:rsidP="00027CD7">
            <w:pPr>
              <w:rPr>
                <w:rFonts w:cs="Arial"/>
                <w:b w:val="0"/>
                <w:szCs w:val="20"/>
              </w:rPr>
            </w:pPr>
            <w:r w:rsidRPr="0042297D">
              <w:rPr>
                <w:rFonts w:cs="Arial"/>
                <w:b w:val="0"/>
                <w:szCs w:val="20"/>
              </w:rPr>
              <w:t>Day Time</w:t>
            </w:r>
          </w:p>
        </w:tc>
        <w:tc>
          <w:tcPr>
            <w:tcW w:w="3117" w:type="dxa"/>
            <w:shd w:val="clear" w:color="auto" w:fill="auto"/>
          </w:tcPr>
          <w:p w14:paraId="2263838E" w14:textId="77777777" w:rsidR="0089228F" w:rsidRPr="0042297D" w:rsidRDefault="0089228F"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Numerical value (YYYYMMDDHH24)</w:t>
            </w:r>
          </w:p>
        </w:tc>
        <w:tc>
          <w:tcPr>
            <w:tcW w:w="3117" w:type="dxa"/>
            <w:shd w:val="clear" w:color="auto" w:fill="auto"/>
          </w:tcPr>
          <w:p w14:paraId="5EBAA1CC"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Including hour with 24H format</w:t>
            </w:r>
          </w:p>
        </w:tc>
      </w:tr>
      <w:tr w:rsidR="0089228F" w:rsidRPr="00AD44F1" w14:paraId="4E1BD02B"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33D9E87A" w14:textId="77777777" w:rsidR="0089228F" w:rsidRPr="0042297D" w:rsidRDefault="0089228F" w:rsidP="00027CD7">
            <w:pPr>
              <w:rPr>
                <w:rFonts w:cs="Arial"/>
                <w:b w:val="0"/>
                <w:szCs w:val="20"/>
              </w:rPr>
            </w:pPr>
            <w:r w:rsidRPr="0042297D">
              <w:rPr>
                <w:rFonts w:cs="Arial"/>
                <w:b w:val="0"/>
                <w:szCs w:val="20"/>
              </w:rPr>
              <w:t>Air temperature</w:t>
            </w:r>
          </w:p>
        </w:tc>
        <w:tc>
          <w:tcPr>
            <w:tcW w:w="3117" w:type="dxa"/>
            <w:shd w:val="clear" w:color="auto" w:fill="auto"/>
          </w:tcPr>
          <w:p w14:paraId="49B8607E"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415AA940"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Celsius degrees</w:t>
            </w:r>
          </w:p>
        </w:tc>
      </w:tr>
      <w:tr w:rsidR="0089228F" w:rsidRPr="00AD44F1" w14:paraId="02EEE254"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1C0DEC3F" w14:textId="77777777" w:rsidR="0089228F" w:rsidRPr="0042297D" w:rsidRDefault="0089228F" w:rsidP="00027CD7">
            <w:pPr>
              <w:rPr>
                <w:rFonts w:cs="Arial"/>
                <w:b w:val="0"/>
                <w:szCs w:val="20"/>
              </w:rPr>
            </w:pPr>
            <w:r w:rsidRPr="0042297D">
              <w:rPr>
                <w:rFonts w:cs="Arial"/>
                <w:b w:val="0"/>
                <w:szCs w:val="20"/>
              </w:rPr>
              <w:t>Dew point temperature</w:t>
            </w:r>
          </w:p>
        </w:tc>
        <w:tc>
          <w:tcPr>
            <w:tcW w:w="3117" w:type="dxa"/>
            <w:shd w:val="clear" w:color="auto" w:fill="auto"/>
          </w:tcPr>
          <w:p w14:paraId="5D2CF292"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2062A208"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Celsius degrees</w:t>
            </w:r>
          </w:p>
        </w:tc>
      </w:tr>
      <w:tr w:rsidR="0089228F" w:rsidRPr="00AD44F1" w14:paraId="3FF65F28"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216D66B1" w14:textId="77777777" w:rsidR="0089228F" w:rsidRPr="0042297D" w:rsidRDefault="0089228F" w:rsidP="00027CD7">
            <w:pPr>
              <w:rPr>
                <w:rFonts w:cs="Arial"/>
                <w:b w:val="0"/>
                <w:szCs w:val="20"/>
              </w:rPr>
            </w:pPr>
            <w:r w:rsidRPr="0042297D">
              <w:rPr>
                <w:rFonts w:cs="Arial"/>
                <w:b w:val="0"/>
                <w:szCs w:val="20"/>
              </w:rPr>
              <w:t>Wind direction</w:t>
            </w:r>
          </w:p>
        </w:tc>
        <w:tc>
          <w:tcPr>
            <w:tcW w:w="3117" w:type="dxa"/>
            <w:shd w:val="clear" w:color="auto" w:fill="auto"/>
          </w:tcPr>
          <w:p w14:paraId="7D09544A"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9F3905E"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Degrees</w:t>
            </w:r>
          </w:p>
        </w:tc>
      </w:tr>
      <w:tr w:rsidR="0089228F" w:rsidRPr="00AD44F1" w14:paraId="679B50C0"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9AD68C8" w14:textId="77777777" w:rsidR="0089228F" w:rsidRPr="0042297D" w:rsidRDefault="0089228F" w:rsidP="0089228F">
            <w:pPr>
              <w:rPr>
                <w:rFonts w:cs="Arial"/>
                <w:b w:val="0"/>
                <w:szCs w:val="20"/>
              </w:rPr>
            </w:pPr>
            <w:r w:rsidRPr="0042297D">
              <w:rPr>
                <w:rFonts w:cs="Arial"/>
                <w:b w:val="0"/>
                <w:szCs w:val="20"/>
              </w:rPr>
              <w:t>Wind speed</w:t>
            </w:r>
          </w:p>
        </w:tc>
        <w:tc>
          <w:tcPr>
            <w:tcW w:w="3117" w:type="dxa"/>
            <w:shd w:val="clear" w:color="auto" w:fill="auto"/>
          </w:tcPr>
          <w:p w14:paraId="3C99A609"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6D8377E4" w14:textId="77777777" w:rsidR="0089228F" w:rsidRPr="0042297D" w:rsidRDefault="00DF555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Knots</w:t>
            </w:r>
          </w:p>
        </w:tc>
      </w:tr>
      <w:tr w:rsidR="0089228F" w:rsidRPr="00AD44F1" w14:paraId="6A1D36A3"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4C75B762" w14:textId="77777777" w:rsidR="0089228F" w:rsidRPr="0042297D" w:rsidRDefault="00DF5554" w:rsidP="00027CD7">
            <w:pPr>
              <w:rPr>
                <w:rFonts w:cs="Arial"/>
                <w:b w:val="0"/>
                <w:szCs w:val="20"/>
              </w:rPr>
            </w:pPr>
            <w:r w:rsidRPr="0042297D">
              <w:rPr>
                <w:rFonts w:cs="Arial"/>
                <w:b w:val="0"/>
                <w:szCs w:val="20"/>
              </w:rPr>
              <w:t>Solar</w:t>
            </w:r>
            <w:r w:rsidR="0089228F" w:rsidRPr="0042297D">
              <w:rPr>
                <w:rFonts w:cs="Arial"/>
                <w:b w:val="0"/>
                <w:szCs w:val="20"/>
              </w:rPr>
              <w:t xml:space="preserve"> radiation</w:t>
            </w:r>
          </w:p>
        </w:tc>
        <w:tc>
          <w:tcPr>
            <w:tcW w:w="3117" w:type="dxa"/>
            <w:shd w:val="clear" w:color="auto" w:fill="auto"/>
          </w:tcPr>
          <w:p w14:paraId="5B08F813"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0221EA11" w14:textId="77777777" w:rsidR="0089228F" w:rsidRPr="0042297D" w:rsidRDefault="001C14D7" w:rsidP="00027CD7">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Pr>
                <w:rFonts w:cs="Arial"/>
                <w:szCs w:val="20"/>
              </w:rPr>
              <w:t>J</w:t>
            </w:r>
            <w:r w:rsidR="00DF5554" w:rsidRPr="0042297D">
              <w:rPr>
                <w:rFonts w:cs="Arial"/>
                <w:szCs w:val="20"/>
              </w:rPr>
              <w:t>/m</w:t>
            </w:r>
            <w:r w:rsidR="00DF5554" w:rsidRPr="0042297D">
              <w:rPr>
                <w:rFonts w:cs="Arial"/>
                <w:szCs w:val="20"/>
                <w:vertAlign w:val="superscript"/>
              </w:rPr>
              <w:t>2</w:t>
            </w:r>
          </w:p>
        </w:tc>
      </w:tr>
      <w:tr w:rsidR="0089228F" w:rsidRPr="00AD44F1" w14:paraId="28194A1A"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7DC5E859" w14:textId="77777777" w:rsidR="0089228F" w:rsidRPr="0042297D" w:rsidRDefault="0089228F" w:rsidP="00027CD7">
            <w:pPr>
              <w:rPr>
                <w:rFonts w:cs="Arial"/>
                <w:b w:val="0"/>
                <w:szCs w:val="20"/>
              </w:rPr>
            </w:pPr>
            <w:r w:rsidRPr="0042297D">
              <w:rPr>
                <w:rFonts w:cs="Arial"/>
                <w:b w:val="0"/>
                <w:szCs w:val="20"/>
              </w:rPr>
              <w:t>Sunshine duration</w:t>
            </w:r>
          </w:p>
        </w:tc>
        <w:tc>
          <w:tcPr>
            <w:tcW w:w="3117" w:type="dxa"/>
            <w:shd w:val="clear" w:color="auto" w:fill="auto"/>
          </w:tcPr>
          <w:p w14:paraId="2C6FAD12"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534F666D" w14:textId="77777777" w:rsidR="0089228F" w:rsidRPr="0042297D" w:rsidRDefault="0089228F"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Minutes</w:t>
            </w:r>
          </w:p>
        </w:tc>
      </w:tr>
      <w:tr w:rsidR="0089228F" w:rsidRPr="00AD44F1" w14:paraId="4ADB743D"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D3C8D80" w14:textId="77777777" w:rsidR="0089228F" w:rsidRPr="0042297D" w:rsidRDefault="0089228F" w:rsidP="00027CD7">
            <w:pPr>
              <w:rPr>
                <w:rFonts w:cs="Arial"/>
                <w:b w:val="0"/>
                <w:szCs w:val="20"/>
              </w:rPr>
            </w:pPr>
            <w:r w:rsidRPr="0042297D">
              <w:rPr>
                <w:rFonts w:cs="Arial"/>
                <w:b w:val="0"/>
                <w:szCs w:val="20"/>
              </w:rPr>
              <w:t>Precipitation</w:t>
            </w:r>
          </w:p>
        </w:tc>
        <w:tc>
          <w:tcPr>
            <w:tcW w:w="3117" w:type="dxa"/>
            <w:shd w:val="clear" w:color="auto" w:fill="auto"/>
          </w:tcPr>
          <w:p w14:paraId="470D6155" w14:textId="77777777" w:rsidR="0089228F" w:rsidRPr="0042297D" w:rsidRDefault="0089228F"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75BE134" w14:textId="77777777" w:rsidR="0089228F" w:rsidRPr="0042297D" w:rsidRDefault="00E95EEC"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89228F" w:rsidRPr="00AD44F1" w14:paraId="03D12183"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600714A9" w14:textId="77777777" w:rsidR="0089228F" w:rsidRPr="0042297D" w:rsidRDefault="0089228F" w:rsidP="0089228F">
            <w:pPr>
              <w:rPr>
                <w:rFonts w:cs="Arial"/>
                <w:b w:val="0"/>
                <w:szCs w:val="20"/>
              </w:rPr>
            </w:pPr>
            <w:r w:rsidRPr="0042297D">
              <w:rPr>
                <w:rFonts w:cs="Arial"/>
                <w:b w:val="0"/>
                <w:szCs w:val="20"/>
              </w:rPr>
              <w:t>Relative humidity</w:t>
            </w:r>
          </w:p>
        </w:tc>
        <w:tc>
          <w:tcPr>
            <w:tcW w:w="3117" w:type="dxa"/>
            <w:shd w:val="clear" w:color="auto" w:fill="auto"/>
          </w:tcPr>
          <w:p w14:paraId="0AB082B2" w14:textId="77777777" w:rsidR="0089228F" w:rsidRPr="0042297D" w:rsidRDefault="00B32D14"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Percentage between 0 and 100</w:t>
            </w:r>
          </w:p>
        </w:tc>
        <w:tc>
          <w:tcPr>
            <w:tcW w:w="3117" w:type="dxa"/>
            <w:shd w:val="clear" w:color="auto" w:fill="auto"/>
          </w:tcPr>
          <w:p w14:paraId="30929E56" w14:textId="77777777" w:rsidR="0089228F" w:rsidRPr="0042297D" w:rsidRDefault="0089228F"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DF5554" w:rsidRPr="00AD44F1" w14:paraId="3D1DBB18"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08FF5105" w14:textId="77777777" w:rsidR="00DF5554" w:rsidRPr="0042297D" w:rsidRDefault="00DF5554" w:rsidP="0089228F">
            <w:pPr>
              <w:rPr>
                <w:rFonts w:cs="Arial"/>
                <w:b w:val="0"/>
                <w:szCs w:val="20"/>
              </w:rPr>
            </w:pPr>
            <w:r w:rsidRPr="0042297D">
              <w:rPr>
                <w:rFonts w:cs="Arial"/>
                <w:b w:val="0"/>
                <w:szCs w:val="20"/>
              </w:rPr>
              <w:t>Atmospheric pressure</w:t>
            </w:r>
          </w:p>
        </w:tc>
        <w:tc>
          <w:tcPr>
            <w:tcW w:w="3117" w:type="dxa"/>
            <w:shd w:val="clear" w:color="auto" w:fill="auto"/>
          </w:tcPr>
          <w:p w14:paraId="45D3E9A8"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6DB7BEC0"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r w:rsidRPr="0042297D">
              <w:rPr>
                <w:rFonts w:cs="Arial"/>
                <w:szCs w:val="20"/>
              </w:rPr>
              <w:t>hPa</w:t>
            </w:r>
          </w:p>
        </w:tc>
      </w:tr>
      <w:tr w:rsidR="00DF5554" w:rsidRPr="00AD44F1" w14:paraId="0E725349"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389F5E90" w14:textId="77777777" w:rsidR="00DF5554" w:rsidRPr="0042297D" w:rsidRDefault="00DF5554" w:rsidP="0089228F">
            <w:pPr>
              <w:rPr>
                <w:rFonts w:cs="Arial"/>
                <w:b w:val="0"/>
                <w:szCs w:val="20"/>
              </w:rPr>
            </w:pPr>
            <w:r w:rsidRPr="0042297D">
              <w:rPr>
                <w:rFonts w:cs="Arial"/>
                <w:b w:val="0"/>
                <w:szCs w:val="20"/>
              </w:rPr>
              <w:t>Cloud cover</w:t>
            </w:r>
          </w:p>
        </w:tc>
        <w:tc>
          <w:tcPr>
            <w:tcW w:w="3117" w:type="dxa"/>
            <w:shd w:val="clear" w:color="auto" w:fill="auto"/>
          </w:tcPr>
          <w:p w14:paraId="54FB81CB"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4FAF2D86"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r w:rsidRPr="0042297D">
              <w:rPr>
                <w:rFonts w:cs="Arial"/>
                <w:szCs w:val="20"/>
              </w:rPr>
              <w:t>Octas</w:t>
            </w:r>
          </w:p>
        </w:tc>
      </w:tr>
      <w:tr w:rsidR="00DF5554" w:rsidRPr="00AD44F1" w14:paraId="222B4A37" w14:textId="77777777" w:rsidTr="002459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52F1D6AF" w14:textId="77777777" w:rsidR="00DF5554" w:rsidRPr="0042297D" w:rsidRDefault="00DF5554" w:rsidP="0089228F">
            <w:pPr>
              <w:rPr>
                <w:rFonts w:cs="Arial"/>
                <w:b w:val="0"/>
                <w:szCs w:val="20"/>
              </w:rPr>
            </w:pPr>
            <w:r w:rsidRPr="0042297D">
              <w:rPr>
                <w:rFonts w:cs="Arial"/>
                <w:b w:val="0"/>
                <w:szCs w:val="20"/>
              </w:rPr>
              <w:t>Visibility</w:t>
            </w:r>
          </w:p>
        </w:tc>
        <w:tc>
          <w:tcPr>
            <w:tcW w:w="3117" w:type="dxa"/>
            <w:shd w:val="clear" w:color="auto" w:fill="auto"/>
          </w:tcPr>
          <w:p w14:paraId="22C5D623" w14:textId="77777777" w:rsidR="00DF5554" w:rsidRPr="0042297D" w:rsidRDefault="00DF5554" w:rsidP="0089228F">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117" w:type="dxa"/>
            <w:shd w:val="clear" w:color="auto" w:fill="auto"/>
          </w:tcPr>
          <w:p w14:paraId="1AB4B909" w14:textId="00D104BC" w:rsidR="00DF5554" w:rsidRPr="0042297D" w:rsidRDefault="00E95EEC" w:rsidP="0089228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km</w:t>
            </w:r>
          </w:p>
        </w:tc>
      </w:tr>
      <w:tr w:rsidR="00DF5554" w:rsidRPr="00AD44F1" w14:paraId="597DA511" w14:textId="77777777" w:rsidTr="002459DC">
        <w:trPr>
          <w:trHeight w:val="340"/>
        </w:trPr>
        <w:tc>
          <w:tcPr>
            <w:cnfStyle w:val="001000000000" w:firstRow="0" w:lastRow="0" w:firstColumn="1" w:lastColumn="0" w:oddVBand="0" w:evenVBand="0" w:oddHBand="0" w:evenHBand="0" w:firstRowFirstColumn="0" w:firstRowLastColumn="0" w:lastRowFirstColumn="0" w:lastRowLastColumn="0"/>
            <w:tcW w:w="3116" w:type="dxa"/>
            <w:shd w:val="clear" w:color="auto" w:fill="auto"/>
          </w:tcPr>
          <w:p w14:paraId="71CADF71" w14:textId="77777777" w:rsidR="00DF5554" w:rsidRPr="0042297D" w:rsidRDefault="00DF5554" w:rsidP="0089228F">
            <w:pPr>
              <w:rPr>
                <w:rFonts w:cs="Arial"/>
                <w:b w:val="0"/>
                <w:szCs w:val="20"/>
              </w:rPr>
            </w:pPr>
            <w:r w:rsidRPr="0042297D">
              <w:rPr>
                <w:rFonts w:cs="Arial"/>
                <w:b w:val="0"/>
                <w:szCs w:val="20"/>
              </w:rPr>
              <w:t>Snow depth</w:t>
            </w:r>
          </w:p>
        </w:tc>
        <w:tc>
          <w:tcPr>
            <w:tcW w:w="3117" w:type="dxa"/>
            <w:shd w:val="clear" w:color="auto" w:fill="auto"/>
          </w:tcPr>
          <w:p w14:paraId="0EEAEC7D" w14:textId="77777777" w:rsidR="00DF5554" w:rsidRPr="0042297D" w:rsidRDefault="00DF5554" w:rsidP="0089228F">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117" w:type="dxa"/>
            <w:shd w:val="clear" w:color="auto" w:fill="auto"/>
          </w:tcPr>
          <w:p w14:paraId="657F2364" w14:textId="6DAF42D6" w:rsidR="00DF5554" w:rsidRPr="0042297D" w:rsidRDefault="00E95EEC" w:rsidP="0089228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cm</w:t>
            </w:r>
          </w:p>
        </w:tc>
      </w:tr>
    </w:tbl>
    <w:p w14:paraId="4432730A" w14:textId="77777777" w:rsidR="00F106B7" w:rsidRPr="00C86866" w:rsidRDefault="00CF40E9" w:rsidP="00C86866">
      <w:pPr>
        <w:pStyle w:val="Titolo1"/>
        <w:rPr>
          <w:sz w:val="26"/>
          <w:szCs w:val="26"/>
        </w:rPr>
      </w:pPr>
      <w:r>
        <w:lastRenderedPageBreak/>
        <w:t xml:space="preserve"> </w:t>
      </w:r>
      <w:bookmarkStart w:id="143" w:name="_Toc68684789"/>
      <w:r w:rsidR="00F106B7" w:rsidRPr="00C86866">
        <w:rPr>
          <w:sz w:val="26"/>
          <w:szCs w:val="26"/>
        </w:rPr>
        <w:t>Architecture</w:t>
      </w:r>
      <w:bookmarkEnd w:id="143"/>
    </w:p>
    <w:p w14:paraId="5E7415C1" w14:textId="77777777" w:rsidR="00426FAF" w:rsidRPr="00722718" w:rsidRDefault="00426FAF" w:rsidP="0089667A">
      <w:pPr>
        <w:rPr>
          <w:sz w:val="16"/>
          <w:szCs w:val="16"/>
        </w:rPr>
      </w:pPr>
    </w:p>
    <w:p w14:paraId="26738620" w14:textId="7B9D52B3" w:rsidR="0089667A" w:rsidRPr="00F63B3F" w:rsidRDefault="00E95EEC" w:rsidP="0089667A">
      <w:pPr>
        <w:rPr>
          <w:rFonts w:cs="Arial"/>
        </w:rPr>
      </w:pPr>
      <w:r>
        <w:rPr>
          <w:rFonts w:cs="Arial"/>
        </w:rPr>
        <w:t>The</w:t>
      </w:r>
      <w:r w:rsidR="0089667A" w:rsidRPr="00F63B3F">
        <w:rPr>
          <w:rFonts w:cs="Arial"/>
        </w:rPr>
        <w:t xml:space="preserve"> architectural design</w:t>
      </w:r>
      <w:r>
        <w:rPr>
          <w:rFonts w:cs="Arial"/>
        </w:rPr>
        <w:t xml:space="preserve"> of QuackMe</w:t>
      </w:r>
      <w:r w:rsidR="0089667A" w:rsidRPr="00F63B3F">
        <w:rPr>
          <w:rFonts w:cs="Arial"/>
        </w:rPr>
        <w:t>.</w:t>
      </w:r>
    </w:p>
    <w:p w14:paraId="38ED3A83" w14:textId="77777777" w:rsidR="0089667A" w:rsidRDefault="00CF129C" w:rsidP="0089667A">
      <w:r>
        <w:rPr>
          <w:noProof/>
          <w:lang w:val="it-IT" w:eastAsia="it-IT"/>
        </w:rPr>
        <w:drawing>
          <wp:inline distT="0" distB="0" distL="0" distR="0" wp14:anchorId="515AA200" wp14:editId="1D05B9B0">
            <wp:extent cx="5932805" cy="3285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285490"/>
                    </a:xfrm>
                    <a:prstGeom prst="rect">
                      <a:avLst/>
                    </a:prstGeom>
                    <a:noFill/>
                    <a:ln>
                      <a:noFill/>
                    </a:ln>
                  </pic:spPr>
                </pic:pic>
              </a:graphicData>
            </a:graphic>
          </wp:inline>
        </w:drawing>
      </w:r>
    </w:p>
    <w:p w14:paraId="7FEA98F7" w14:textId="77777777" w:rsidR="0089667A" w:rsidRPr="0089667A" w:rsidRDefault="0089667A" w:rsidP="0089667A"/>
    <w:p w14:paraId="65FB32B7" w14:textId="77777777" w:rsidR="008F4531" w:rsidRPr="00C86866" w:rsidRDefault="008F4531" w:rsidP="00F0056F">
      <w:pPr>
        <w:pStyle w:val="JRCLevel-1Fronttitle"/>
        <w:pageBreakBefore w:val="0"/>
        <w:rPr>
          <w:sz w:val="22"/>
          <w:lang w:val="pt-PT"/>
        </w:rPr>
      </w:pPr>
      <w:r w:rsidRPr="00C86866">
        <w:rPr>
          <w:sz w:val="22"/>
          <w:lang w:val="pt-PT"/>
        </w:rPr>
        <w:t>Architecture detail</w:t>
      </w:r>
      <w:r w:rsidR="00E95EEC">
        <w:rPr>
          <w:sz w:val="22"/>
          <w:lang w:val="pt-PT"/>
        </w:rPr>
        <w:t>s</w:t>
      </w:r>
    </w:p>
    <w:p w14:paraId="70D58167" w14:textId="3DC12E7B" w:rsidR="00CC7BD3" w:rsidRPr="00F63B3F" w:rsidRDefault="008F4531" w:rsidP="00CC7BD3">
      <w:pPr>
        <w:rPr>
          <w:rFonts w:cs="Arial"/>
          <w:szCs w:val="20"/>
        </w:rPr>
      </w:pPr>
      <w:r w:rsidRPr="00F63B3F">
        <w:rPr>
          <w:rFonts w:cs="Arial"/>
          <w:szCs w:val="20"/>
        </w:rPr>
        <w:t xml:space="preserve">The quality checks software part </w:t>
      </w:r>
      <w:r w:rsidR="00E95EEC">
        <w:rPr>
          <w:rFonts w:cs="Arial"/>
          <w:szCs w:val="20"/>
        </w:rPr>
        <w:t>is</w:t>
      </w:r>
      <w:r w:rsidR="00067C3A" w:rsidRPr="00F63B3F">
        <w:rPr>
          <w:rFonts w:cs="Arial"/>
          <w:szCs w:val="20"/>
        </w:rPr>
        <w:t xml:space="preserve"> </w:t>
      </w:r>
      <w:r w:rsidRPr="00F63B3F">
        <w:rPr>
          <w:rFonts w:cs="Arial"/>
          <w:szCs w:val="20"/>
        </w:rPr>
        <w:t>implement</w:t>
      </w:r>
      <w:r w:rsidR="00E95EEC">
        <w:rPr>
          <w:rFonts w:cs="Arial"/>
          <w:szCs w:val="20"/>
        </w:rPr>
        <w:t>ed</w:t>
      </w:r>
      <w:r w:rsidRPr="00F63B3F">
        <w:rPr>
          <w:rFonts w:cs="Arial"/>
          <w:szCs w:val="20"/>
        </w:rPr>
        <w:t xml:space="preserve"> </w:t>
      </w:r>
      <w:r w:rsidR="00712F0F" w:rsidRPr="00F63B3F">
        <w:rPr>
          <w:rFonts w:cs="Arial"/>
          <w:szCs w:val="20"/>
        </w:rPr>
        <w:t>a</w:t>
      </w:r>
      <w:r w:rsidR="00E95EEC">
        <w:rPr>
          <w:rFonts w:cs="Arial"/>
          <w:szCs w:val="20"/>
        </w:rPr>
        <w:t>s</w:t>
      </w:r>
      <w:r w:rsidRPr="00F63B3F">
        <w:rPr>
          <w:rFonts w:cs="Arial"/>
          <w:szCs w:val="20"/>
        </w:rPr>
        <w:t xml:space="preserve"> </w:t>
      </w:r>
      <w:r w:rsidR="00E95EEC">
        <w:rPr>
          <w:rFonts w:cs="Arial"/>
          <w:szCs w:val="20"/>
        </w:rPr>
        <w:t xml:space="preserve">a </w:t>
      </w:r>
      <w:r w:rsidRPr="00F63B3F">
        <w:rPr>
          <w:rFonts w:cs="Arial"/>
          <w:szCs w:val="20"/>
        </w:rPr>
        <w:t>workflow</w:t>
      </w:r>
      <w:r w:rsidR="00CC7BD3" w:rsidRPr="00F63B3F">
        <w:rPr>
          <w:rFonts w:cs="Arial"/>
          <w:szCs w:val="20"/>
        </w:rPr>
        <w:t xml:space="preserve"> where each step produce</w:t>
      </w:r>
      <w:r w:rsidR="00E95EEC">
        <w:rPr>
          <w:rFonts w:cs="Arial"/>
          <w:szCs w:val="20"/>
        </w:rPr>
        <w:t>s</w:t>
      </w:r>
      <w:r w:rsidR="00CC7BD3" w:rsidRPr="00F63B3F">
        <w:rPr>
          <w:rFonts w:cs="Arial"/>
          <w:szCs w:val="20"/>
        </w:rPr>
        <w:t xml:space="preserve"> a part of the input </w:t>
      </w:r>
      <w:r w:rsidR="00E95EEC">
        <w:rPr>
          <w:rFonts w:cs="Arial"/>
          <w:szCs w:val="20"/>
        </w:rPr>
        <w:t>for</w:t>
      </w:r>
      <w:r w:rsidR="00CC7BD3" w:rsidRPr="00F63B3F">
        <w:rPr>
          <w:rFonts w:cs="Arial"/>
          <w:szCs w:val="20"/>
        </w:rPr>
        <w:t xml:space="preserve"> the next step. </w:t>
      </w:r>
    </w:p>
    <w:p w14:paraId="49D22DF9" w14:textId="05AF04ED" w:rsidR="00A22314" w:rsidRPr="00F63B3F" w:rsidRDefault="00A22314" w:rsidP="00CC7BD3">
      <w:pPr>
        <w:rPr>
          <w:rFonts w:cs="Arial"/>
          <w:szCs w:val="20"/>
        </w:rPr>
      </w:pPr>
      <w:r w:rsidRPr="00F63B3F">
        <w:rPr>
          <w:rFonts w:cs="Arial"/>
          <w:szCs w:val="20"/>
        </w:rPr>
        <w:t>In general</w:t>
      </w:r>
      <w:r w:rsidR="005D0188" w:rsidRPr="00F63B3F">
        <w:rPr>
          <w:rFonts w:cs="Arial"/>
          <w:szCs w:val="20"/>
        </w:rPr>
        <w:t>,</w:t>
      </w:r>
      <w:r w:rsidRPr="00F63B3F">
        <w:rPr>
          <w:rFonts w:cs="Arial"/>
          <w:szCs w:val="20"/>
        </w:rPr>
        <w:t xml:space="preserve"> for a </w:t>
      </w:r>
      <w:r w:rsidR="00E95EEC">
        <w:rPr>
          <w:rFonts w:cs="Arial"/>
          <w:szCs w:val="20"/>
        </w:rPr>
        <w:t xml:space="preserve">given </w:t>
      </w:r>
      <w:r w:rsidRPr="00F63B3F">
        <w:rPr>
          <w:rFonts w:cs="Arial"/>
          <w:szCs w:val="20"/>
        </w:rPr>
        <w:t>step</w:t>
      </w:r>
      <w:r w:rsidR="00E95EEC">
        <w:rPr>
          <w:rFonts w:cs="Arial"/>
          <w:szCs w:val="20"/>
        </w:rPr>
        <w:t xml:space="preserve"> </w:t>
      </w:r>
      <w:r w:rsidR="00952F85">
        <w:rPr>
          <w:rFonts w:cs="Arial"/>
          <w:szCs w:val="20"/>
        </w:rPr>
        <w:t>there are</w:t>
      </w:r>
      <w:r w:rsidRPr="00F63B3F">
        <w:rPr>
          <w:rFonts w:cs="Arial"/>
          <w:szCs w:val="20"/>
        </w:rPr>
        <w:t>:</w:t>
      </w:r>
    </w:p>
    <w:p w14:paraId="1F3A967B" w14:textId="77777777" w:rsidR="00A22314" w:rsidRPr="00C511DD" w:rsidRDefault="00A22314">
      <w:pPr>
        <w:pStyle w:val="Paragrafoelenco"/>
        <w:numPr>
          <w:ilvl w:val="0"/>
          <w:numId w:val="10"/>
        </w:numPr>
      </w:pPr>
      <w:r w:rsidRPr="00EE1DD4">
        <w:t>Input</w:t>
      </w:r>
      <w:r w:rsidRPr="00C511DD">
        <w:t xml:space="preserve">: </w:t>
      </w:r>
    </w:p>
    <w:p w14:paraId="25ABAB2D" w14:textId="77777777" w:rsidR="00A22314" w:rsidRPr="00C511DD" w:rsidRDefault="00A22314">
      <w:pPr>
        <w:pStyle w:val="Paragrafoelenco"/>
        <w:numPr>
          <w:ilvl w:val="1"/>
          <w:numId w:val="10"/>
        </w:numPr>
      </w:pPr>
      <w:r w:rsidRPr="00C511DD">
        <w:t>the output with correct data of the previous step if exists</w:t>
      </w:r>
    </w:p>
    <w:p w14:paraId="45D2A38E" w14:textId="77777777" w:rsidR="00A22314" w:rsidRPr="00C511DD" w:rsidRDefault="00A22314">
      <w:pPr>
        <w:pStyle w:val="Paragrafoelenco"/>
        <w:numPr>
          <w:ilvl w:val="1"/>
          <w:numId w:val="10"/>
        </w:numPr>
      </w:pPr>
      <w:r w:rsidRPr="00C511DD">
        <w:t>historical data, if necessary</w:t>
      </w:r>
    </w:p>
    <w:p w14:paraId="3CD95FFE" w14:textId="77777777" w:rsidR="00A22314" w:rsidRDefault="00A22314">
      <w:pPr>
        <w:pStyle w:val="Paragrafoelenco"/>
        <w:numPr>
          <w:ilvl w:val="1"/>
          <w:numId w:val="10"/>
        </w:numPr>
      </w:pPr>
      <w:r w:rsidRPr="00C511DD">
        <w:t>external data from suppliers, if necessary</w:t>
      </w:r>
    </w:p>
    <w:p w14:paraId="7A447234" w14:textId="77777777" w:rsidR="00FD0533" w:rsidRPr="00C511DD" w:rsidRDefault="00FD0533">
      <w:pPr>
        <w:pStyle w:val="Paragrafoelenco"/>
        <w:numPr>
          <w:ilvl w:val="1"/>
          <w:numId w:val="10"/>
        </w:numPr>
      </w:pPr>
      <w:r>
        <w:t>threshold data</w:t>
      </w:r>
    </w:p>
    <w:p w14:paraId="2EDE3A6A" w14:textId="77777777" w:rsidR="00A22314" w:rsidRPr="00EE1DD4" w:rsidRDefault="00A22314">
      <w:pPr>
        <w:pStyle w:val="Paragrafoelenco"/>
        <w:numPr>
          <w:ilvl w:val="0"/>
          <w:numId w:val="10"/>
        </w:numPr>
      </w:pPr>
      <w:r w:rsidRPr="00EE1DD4">
        <w:t>Output</w:t>
      </w:r>
    </w:p>
    <w:p w14:paraId="1E73C25C" w14:textId="77777777" w:rsidR="00A22314" w:rsidRDefault="00A22314">
      <w:pPr>
        <w:pStyle w:val="Paragrafoelenco"/>
        <w:numPr>
          <w:ilvl w:val="1"/>
          <w:numId w:val="10"/>
        </w:numPr>
        <w:rPr>
          <w:ins w:id="144" w:author="Account Microsoft" w:date="2021-04-07T08:43:00Z"/>
        </w:rPr>
      </w:pPr>
      <w:r w:rsidRPr="00C511DD">
        <w:t>file with correct data (using an internal data format)</w:t>
      </w:r>
    </w:p>
    <w:p w14:paraId="6BAA9DF0" w14:textId="0B79E259" w:rsidR="00E329A7" w:rsidRPr="00C511DD" w:rsidRDefault="00E329A7">
      <w:pPr>
        <w:pStyle w:val="Paragrafoelenco"/>
        <w:numPr>
          <w:ilvl w:val="1"/>
          <w:numId w:val="10"/>
        </w:numPr>
      </w:pPr>
      <w:ins w:id="145" w:author="Account Microsoft" w:date="2021-04-07T08:43:00Z">
        <w:r>
          <w:t>file with quality checks flag</w:t>
        </w:r>
      </w:ins>
    </w:p>
    <w:p w14:paraId="59F412B2" w14:textId="77777777" w:rsidR="00A22314" w:rsidRPr="00C511DD" w:rsidRDefault="00A22314">
      <w:pPr>
        <w:pStyle w:val="Paragrafoelenco"/>
        <w:numPr>
          <w:ilvl w:val="1"/>
          <w:numId w:val="10"/>
        </w:numPr>
      </w:pPr>
      <w:r w:rsidRPr="00C511DD">
        <w:t>file with errors/problems (xml format)</w:t>
      </w:r>
    </w:p>
    <w:p w14:paraId="037E1740" w14:textId="265CBADC" w:rsidR="00A22314" w:rsidRPr="00C511DD" w:rsidRDefault="00A22314">
      <w:pPr>
        <w:pStyle w:val="Paragrafoelenco"/>
        <w:numPr>
          <w:ilvl w:val="1"/>
          <w:numId w:val="10"/>
        </w:numPr>
      </w:pPr>
      <w:r w:rsidRPr="00C511DD">
        <w:t xml:space="preserve">historical file, </w:t>
      </w:r>
      <w:r w:rsidR="00952F85">
        <w:t>if</w:t>
      </w:r>
      <w:r w:rsidRPr="00C511DD">
        <w:t xml:space="preserve"> necessary</w:t>
      </w:r>
    </w:p>
    <w:p w14:paraId="174EAAE6" w14:textId="77777777" w:rsidR="00A22314" w:rsidRPr="00C511DD" w:rsidRDefault="00A22314">
      <w:pPr>
        <w:pStyle w:val="Paragrafoelenco"/>
        <w:numPr>
          <w:ilvl w:val="1"/>
          <w:numId w:val="10"/>
        </w:numPr>
      </w:pPr>
      <w:r w:rsidRPr="00C511DD">
        <w:t>data for suppliers</w:t>
      </w:r>
      <w:r w:rsidR="00FD0533">
        <w:t xml:space="preserve"> (S-File)</w:t>
      </w:r>
    </w:p>
    <w:p w14:paraId="3FFEF952" w14:textId="4E795DB1" w:rsidR="00A22314" w:rsidRPr="00C86866" w:rsidRDefault="00A22314" w:rsidP="00A22314">
      <w:pPr>
        <w:rPr>
          <w:rFonts w:cs="Arial"/>
          <w:szCs w:val="20"/>
        </w:rPr>
      </w:pPr>
      <w:r w:rsidRPr="00C86866">
        <w:rPr>
          <w:rFonts w:cs="Arial"/>
          <w:szCs w:val="20"/>
        </w:rPr>
        <w:t>In detail</w:t>
      </w:r>
      <w:r w:rsidR="00952F85">
        <w:rPr>
          <w:rFonts w:cs="Arial"/>
          <w:szCs w:val="20"/>
        </w:rPr>
        <w:t>s</w:t>
      </w:r>
      <w:r w:rsidRPr="00C86866">
        <w:rPr>
          <w:rFonts w:cs="Arial"/>
          <w:szCs w:val="20"/>
        </w:rPr>
        <w:t>, the workflow contains the following step</w:t>
      </w:r>
      <w:r w:rsidR="00952F85">
        <w:rPr>
          <w:rFonts w:cs="Arial"/>
          <w:szCs w:val="20"/>
        </w:rPr>
        <w:t>s</w:t>
      </w:r>
      <w:r w:rsidRPr="00C86866">
        <w:rPr>
          <w:rFonts w:cs="Arial"/>
          <w:szCs w:val="20"/>
        </w:rPr>
        <w:t>:</w:t>
      </w:r>
    </w:p>
    <w:p w14:paraId="33AF885F" w14:textId="2BC0D3AB" w:rsidR="008F4531" w:rsidRPr="00C511DD" w:rsidRDefault="00A22314">
      <w:pPr>
        <w:pStyle w:val="Paragrafoelenco"/>
        <w:numPr>
          <w:ilvl w:val="0"/>
          <w:numId w:val="10"/>
        </w:numPr>
      </w:pPr>
      <w:r w:rsidRPr="00C511DD">
        <w:rPr>
          <w:b/>
        </w:rPr>
        <w:t>I</w:t>
      </w:r>
      <w:r w:rsidR="008F4531" w:rsidRPr="00C511DD">
        <w:rPr>
          <w:b/>
        </w:rPr>
        <w:t xml:space="preserve">nput </w:t>
      </w:r>
      <w:r w:rsidRPr="00C511DD">
        <w:rPr>
          <w:b/>
        </w:rPr>
        <w:t>C</w:t>
      </w:r>
      <w:r w:rsidR="008F4531" w:rsidRPr="00C511DD">
        <w:rPr>
          <w:b/>
        </w:rPr>
        <w:t>onverter</w:t>
      </w:r>
      <w:r w:rsidR="008F4531" w:rsidRPr="00C511DD">
        <w:t xml:space="preserve"> </w:t>
      </w:r>
      <w:r w:rsidRPr="00C511DD">
        <w:t>-</w:t>
      </w:r>
      <w:r w:rsidR="002E5024" w:rsidRPr="00C511DD">
        <w:t xml:space="preserve"> </w:t>
      </w:r>
      <w:r w:rsidR="008F4531" w:rsidRPr="00C511DD">
        <w:t>convert</w:t>
      </w:r>
      <w:r w:rsidR="00952F85">
        <w:t>s</w:t>
      </w:r>
      <w:r w:rsidR="008F4531" w:rsidRPr="00C511DD">
        <w:t xml:space="preserve"> data from </w:t>
      </w:r>
      <w:r w:rsidR="00952F85">
        <w:t xml:space="preserve">the </w:t>
      </w:r>
      <w:r w:rsidR="0003698E" w:rsidRPr="00C511DD">
        <w:t>meteo</w:t>
      </w:r>
      <w:r w:rsidR="0003698E">
        <w:t>rological data</w:t>
      </w:r>
      <w:r w:rsidR="008F4531" w:rsidRPr="00C511DD">
        <w:t xml:space="preserve"> provider</w:t>
      </w:r>
      <w:r w:rsidR="00952F85">
        <w:t xml:space="preserve"> format</w:t>
      </w:r>
      <w:r w:rsidR="00F936AF">
        <w:t xml:space="preserve"> </w:t>
      </w:r>
      <w:r w:rsidR="008F4531" w:rsidRPr="00C511DD">
        <w:t>to an inter</w:t>
      </w:r>
      <w:r w:rsidR="002E5024" w:rsidRPr="00C511DD">
        <w:t>n</w:t>
      </w:r>
      <w:r w:rsidR="008F4531" w:rsidRPr="00C511DD">
        <w:t xml:space="preserve">al </w:t>
      </w:r>
      <w:r w:rsidR="002E5024" w:rsidRPr="00C511DD">
        <w:t xml:space="preserve">data </w:t>
      </w:r>
      <w:r w:rsidR="008F4531" w:rsidRPr="00C511DD">
        <w:t>format</w:t>
      </w:r>
      <w:r w:rsidR="00F936AF">
        <w:t xml:space="preserve"> (see </w:t>
      </w:r>
      <w:r w:rsidR="00952F85">
        <w:t>section</w:t>
      </w:r>
      <w:r w:rsidR="00F936AF">
        <w:t xml:space="preserve"> 3.2)</w:t>
      </w:r>
      <w:r w:rsidRPr="00C511DD">
        <w:t xml:space="preserve">. </w:t>
      </w:r>
    </w:p>
    <w:p w14:paraId="700F6639" w14:textId="51962BCE" w:rsidR="008F4531" w:rsidRPr="00C511DD" w:rsidRDefault="00A22314">
      <w:pPr>
        <w:pStyle w:val="Paragrafoelenco"/>
      </w:pPr>
      <w:r w:rsidRPr="00C511DD">
        <w:rPr>
          <w:b/>
        </w:rPr>
        <w:t xml:space="preserve">Weak Checks </w:t>
      </w:r>
      <w:r w:rsidRPr="00C511DD">
        <w:t>–</w:t>
      </w:r>
      <w:r w:rsidR="008F4531" w:rsidRPr="00C511DD">
        <w:t>execute</w:t>
      </w:r>
      <w:r w:rsidR="00500D6A">
        <w:t>s</w:t>
      </w:r>
      <w:r w:rsidR="008F4531" w:rsidRPr="00C511DD">
        <w:t xml:space="preserve"> the weak checks</w:t>
      </w:r>
    </w:p>
    <w:p w14:paraId="19D17E03" w14:textId="77777777" w:rsidR="00A22314" w:rsidRPr="00C511DD" w:rsidRDefault="00A22314">
      <w:pPr>
        <w:pStyle w:val="Paragrafoelenco"/>
      </w:pPr>
      <w:r w:rsidRPr="00FC02CD">
        <w:t>Input</w:t>
      </w:r>
      <w:r w:rsidRPr="00C511DD">
        <w:t>:</w:t>
      </w:r>
    </w:p>
    <w:p w14:paraId="14DC02BF" w14:textId="091B634B" w:rsidR="008F4531" w:rsidRPr="00C511DD" w:rsidRDefault="00CC7BD3">
      <w:pPr>
        <w:pStyle w:val="Bullet3"/>
        <w:numPr>
          <w:ilvl w:val="2"/>
          <w:numId w:val="35"/>
        </w:numPr>
      </w:pPr>
      <w:r w:rsidRPr="00C511DD">
        <w:t>I</w:t>
      </w:r>
      <w:r w:rsidR="008F4531" w:rsidRPr="00C511DD">
        <w:t>nput data from meteo</w:t>
      </w:r>
      <w:r w:rsidR="0003698E">
        <w:t>rological data</w:t>
      </w:r>
      <w:r w:rsidR="008F4531" w:rsidRPr="00C511DD">
        <w:t xml:space="preserve"> provider</w:t>
      </w:r>
      <w:r w:rsidR="00500D6A">
        <w:t>s</w:t>
      </w:r>
      <w:r w:rsidRPr="00C511DD">
        <w:t xml:space="preserve"> (converted into </w:t>
      </w:r>
      <w:r w:rsidR="00500D6A">
        <w:t xml:space="preserve">the </w:t>
      </w:r>
      <w:r w:rsidRPr="00C511DD">
        <w:t xml:space="preserve">internal data format) and, eventually, </w:t>
      </w:r>
      <w:r w:rsidR="002E5024" w:rsidRPr="00C511DD">
        <w:t>c</w:t>
      </w:r>
      <w:r w:rsidR="008F4531" w:rsidRPr="00C511DD">
        <w:t>orrected data (from the SG)</w:t>
      </w:r>
    </w:p>
    <w:p w14:paraId="57622211" w14:textId="3F00A969" w:rsidR="00067C3A" w:rsidRPr="00C511DD" w:rsidRDefault="00067C3A">
      <w:pPr>
        <w:pStyle w:val="Bullet3"/>
        <w:numPr>
          <w:ilvl w:val="2"/>
          <w:numId w:val="35"/>
        </w:numPr>
      </w:pPr>
      <w:r w:rsidRPr="00C511DD">
        <w:lastRenderedPageBreak/>
        <w:t xml:space="preserve">It can use </w:t>
      </w:r>
      <w:r w:rsidR="00500D6A">
        <w:t xml:space="preserve">both </w:t>
      </w:r>
      <w:r w:rsidRPr="00C511DD">
        <w:t>historical hourly observation</w:t>
      </w:r>
      <w:r w:rsidR="00500D6A">
        <w:t>s</w:t>
      </w:r>
      <w:r w:rsidR="002E5024" w:rsidRPr="00C511DD">
        <w:t xml:space="preserve"> and the</w:t>
      </w:r>
      <w:r w:rsidR="00500D6A">
        <w:t xml:space="preserve"> NRT</w:t>
      </w:r>
      <w:r w:rsidR="002E5024" w:rsidRPr="00C511DD">
        <w:t xml:space="preserve"> station data</w:t>
      </w:r>
    </w:p>
    <w:p w14:paraId="6AC1C75B" w14:textId="77777777" w:rsidR="00A22314" w:rsidRPr="00C511DD" w:rsidRDefault="00A22314">
      <w:pPr>
        <w:pStyle w:val="Paragrafoelenco"/>
      </w:pPr>
      <w:r w:rsidRPr="00FC02CD">
        <w:t>Output</w:t>
      </w:r>
      <w:r w:rsidRPr="00C511DD">
        <w:t>:</w:t>
      </w:r>
    </w:p>
    <w:p w14:paraId="2709DE74" w14:textId="77777777" w:rsidR="00A22314" w:rsidRPr="00C511DD" w:rsidRDefault="00A22314">
      <w:pPr>
        <w:pStyle w:val="Bullet3"/>
        <w:numPr>
          <w:ilvl w:val="2"/>
          <w:numId w:val="35"/>
        </w:numPr>
      </w:pPr>
      <w:r w:rsidRPr="00C511DD">
        <w:t xml:space="preserve">File with correct hourly observation data (internal </w:t>
      </w:r>
      <w:r w:rsidR="00500D6A">
        <w:t xml:space="preserve">data </w:t>
      </w:r>
      <w:r w:rsidRPr="00C511DD">
        <w:t>format)</w:t>
      </w:r>
    </w:p>
    <w:p w14:paraId="40A7CD4D" w14:textId="176FE422" w:rsidR="00A22314" w:rsidRPr="00C511DD" w:rsidRDefault="00A22314">
      <w:pPr>
        <w:pStyle w:val="Bullet3"/>
        <w:numPr>
          <w:ilvl w:val="2"/>
          <w:numId w:val="35"/>
        </w:numPr>
      </w:pPr>
      <w:r w:rsidRPr="00C511DD">
        <w:t>New historical hourly observation</w:t>
      </w:r>
      <w:r w:rsidR="00500D6A">
        <w:t>s</w:t>
      </w:r>
      <w:r w:rsidRPr="00C511DD">
        <w:t xml:space="preserve"> relative to current date</w:t>
      </w:r>
    </w:p>
    <w:p w14:paraId="007BCF8E" w14:textId="77777777" w:rsidR="00A22314" w:rsidRDefault="00A22314">
      <w:pPr>
        <w:pStyle w:val="Bullet3"/>
        <w:numPr>
          <w:ilvl w:val="2"/>
          <w:numId w:val="35"/>
        </w:numPr>
      </w:pPr>
      <w:r w:rsidRPr="00C511DD">
        <w:t>File with errors (xml format)</w:t>
      </w:r>
    </w:p>
    <w:p w14:paraId="28D62020" w14:textId="3A8FAEAA" w:rsidR="00CC7BD3" w:rsidRPr="00C511DD" w:rsidRDefault="009D1C91">
      <w:pPr>
        <w:pStyle w:val="Paragrafoelenco"/>
      </w:pPr>
      <w:r w:rsidRPr="00C511DD">
        <w:rPr>
          <w:b/>
        </w:rPr>
        <w:t>Aggregation</w:t>
      </w:r>
      <w:r w:rsidRPr="00C511DD">
        <w:t xml:space="preserve"> –transform</w:t>
      </w:r>
      <w:r w:rsidR="00500D6A">
        <w:t>s</w:t>
      </w:r>
      <w:r w:rsidRPr="00C511DD">
        <w:t xml:space="preserve"> hourly observation</w:t>
      </w:r>
      <w:r w:rsidR="00500D6A">
        <w:t>s</w:t>
      </w:r>
      <w:r w:rsidRPr="00C511DD">
        <w:t xml:space="preserve"> into daily aggregated data</w:t>
      </w:r>
      <w:r w:rsidR="00500D6A">
        <w:t xml:space="preserve"> and derives some specific agro-climate indicators</w:t>
      </w:r>
      <w:r w:rsidRPr="00C511DD">
        <w:t>:</w:t>
      </w:r>
    </w:p>
    <w:p w14:paraId="399B458A" w14:textId="77777777" w:rsidR="009D1C91" w:rsidRPr="00C511DD" w:rsidRDefault="009D1C91">
      <w:pPr>
        <w:pStyle w:val="Paragrafoelenco"/>
      </w:pPr>
      <w:r w:rsidRPr="00FC02CD">
        <w:t>Input</w:t>
      </w:r>
      <w:r w:rsidRPr="00C511DD">
        <w:t>:</w:t>
      </w:r>
    </w:p>
    <w:p w14:paraId="14C7A347" w14:textId="352C8015" w:rsidR="009D1C91" w:rsidRPr="00C511DD" w:rsidRDefault="00500D6A">
      <w:pPr>
        <w:pStyle w:val="Bullet3"/>
        <w:numPr>
          <w:ilvl w:val="2"/>
          <w:numId w:val="35"/>
        </w:numPr>
      </w:pPr>
      <w:r>
        <w:t>C</w:t>
      </w:r>
      <w:r w:rsidR="009D1C91" w:rsidRPr="00C511DD">
        <w:t>orrect hourly observation data</w:t>
      </w:r>
    </w:p>
    <w:p w14:paraId="49CF9862" w14:textId="073A74AF" w:rsidR="009D1C91" w:rsidRPr="00C511DD" w:rsidRDefault="009D1C91">
      <w:pPr>
        <w:pStyle w:val="Bullet3"/>
        <w:numPr>
          <w:ilvl w:val="2"/>
          <w:numId w:val="35"/>
        </w:numPr>
      </w:pPr>
      <w:r w:rsidRPr="00C511DD">
        <w:t>Daily observation</w:t>
      </w:r>
      <w:r w:rsidR="00500D6A">
        <w:t>al</w:t>
      </w:r>
      <w:r w:rsidRPr="00C511DD">
        <w:t xml:space="preserve"> data, </w:t>
      </w:r>
      <w:r w:rsidR="00500D6A">
        <w:t>if given</w:t>
      </w:r>
    </w:p>
    <w:p w14:paraId="3C15CD48" w14:textId="77777777" w:rsidR="009D1C91" w:rsidRPr="00C511DD" w:rsidRDefault="009D1C91">
      <w:pPr>
        <w:pStyle w:val="Paragrafoelenco"/>
      </w:pPr>
      <w:r w:rsidRPr="00FC02CD">
        <w:t>Output</w:t>
      </w:r>
      <w:r w:rsidRPr="00C511DD">
        <w:t>:</w:t>
      </w:r>
    </w:p>
    <w:p w14:paraId="2B71094A" w14:textId="77777777" w:rsidR="009D1C91" w:rsidRDefault="009D1C91">
      <w:pPr>
        <w:pStyle w:val="Bullet3"/>
        <w:numPr>
          <w:ilvl w:val="2"/>
          <w:numId w:val="35"/>
        </w:numPr>
      </w:pPr>
      <w:r w:rsidRPr="00C511DD">
        <w:t>Daily aggregated data</w:t>
      </w:r>
    </w:p>
    <w:p w14:paraId="2A7E3653" w14:textId="1DCAA9D7" w:rsidR="009D1C91" w:rsidRPr="00C511DD" w:rsidRDefault="009D1C91">
      <w:pPr>
        <w:pStyle w:val="Paragrafoelenco"/>
      </w:pPr>
      <w:r w:rsidRPr="00C511DD">
        <w:rPr>
          <w:b/>
        </w:rPr>
        <w:t>Heavy Checks</w:t>
      </w:r>
      <w:r w:rsidRPr="00C511DD">
        <w:t xml:space="preserve"> –</w:t>
      </w:r>
      <w:r w:rsidR="00500D6A">
        <w:t xml:space="preserve"> </w:t>
      </w:r>
      <w:r w:rsidRPr="00C511DD">
        <w:t>execute</w:t>
      </w:r>
      <w:r w:rsidR="00500D6A">
        <w:t>s</w:t>
      </w:r>
      <w:r w:rsidRPr="00C511DD">
        <w:t xml:space="preserve"> complex checks:</w:t>
      </w:r>
    </w:p>
    <w:p w14:paraId="46F6CAD8" w14:textId="77777777" w:rsidR="009D1C91" w:rsidRPr="00C511DD" w:rsidRDefault="009D1C91">
      <w:pPr>
        <w:pStyle w:val="Paragrafoelenco"/>
      </w:pPr>
      <w:r w:rsidRPr="00FC02CD">
        <w:t>Input</w:t>
      </w:r>
      <w:r w:rsidRPr="00C511DD">
        <w:t>:</w:t>
      </w:r>
    </w:p>
    <w:p w14:paraId="04D09F42" w14:textId="77777777" w:rsidR="009D1C91" w:rsidRPr="00C511DD" w:rsidRDefault="009D1C91">
      <w:pPr>
        <w:pStyle w:val="Bullet3"/>
        <w:numPr>
          <w:ilvl w:val="2"/>
          <w:numId w:val="35"/>
        </w:numPr>
      </w:pPr>
      <w:r w:rsidRPr="00C511DD">
        <w:t>Daily aggregated data</w:t>
      </w:r>
    </w:p>
    <w:p w14:paraId="527A51D6" w14:textId="77777777" w:rsidR="009D1C91" w:rsidRPr="00C511DD" w:rsidRDefault="009D1C91">
      <w:pPr>
        <w:pStyle w:val="Bullet3"/>
        <w:numPr>
          <w:ilvl w:val="2"/>
          <w:numId w:val="35"/>
        </w:numPr>
      </w:pPr>
      <w:r w:rsidRPr="00C511DD">
        <w:t>Daily historical data</w:t>
      </w:r>
    </w:p>
    <w:p w14:paraId="39A254B0" w14:textId="77777777" w:rsidR="009D1C91" w:rsidRPr="00C511DD" w:rsidRDefault="0090759C">
      <w:pPr>
        <w:pStyle w:val="Bullet3"/>
        <w:numPr>
          <w:ilvl w:val="2"/>
          <w:numId w:val="35"/>
        </w:numPr>
      </w:pPr>
      <w:r>
        <w:t>Model Output Statistics data</w:t>
      </w:r>
    </w:p>
    <w:p w14:paraId="2397A487" w14:textId="77777777" w:rsidR="009D1C91" w:rsidRPr="00C511DD" w:rsidRDefault="009D1C91">
      <w:pPr>
        <w:pStyle w:val="Paragrafoelenco"/>
      </w:pPr>
      <w:r w:rsidRPr="00FC02CD">
        <w:t>Output</w:t>
      </w:r>
      <w:r w:rsidRPr="00C511DD">
        <w:t>:</w:t>
      </w:r>
    </w:p>
    <w:p w14:paraId="0B8F988D" w14:textId="77777777" w:rsidR="009D1C91" w:rsidRPr="00C511DD" w:rsidRDefault="009D1C91">
      <w:pPr>
        <w:pStyle w:val="Bullet3"/>
        <w:numPr>
          <w:ilvl w:val="2"/>
          <w:numId w:val="35"/>
        </w:numPr>
      </w:pPr>
      <w:r w:rsidRPr="00C511DD">
        <w:t>File with correct data (internal format)</w:t>
      </w:r>
    </w:p>
    <w:p w14:paraId="1EDC13F8" w14:textId="77777777" w:rsidR="009D1C91" w:rsidRDefault="009D1C91">
      <w:pPr>
        <w:pStyle w:val="Bullet3"/>
        <w:numPr>
          <w:ilvl w:val="2"/>
          <w:numId w:val="35"/>
        </w:numPr>
      </w:pPr>
      <w:r w:rsidRPr="00C511DD">
        <w:t>File with errors (xml format)</w:t>
      </w:r>
    </w:p>
    <w:p w14:paraId="7BF6D427" w14:textId="662A7492" w:rsidR="000A0A9B" w:rsidRPr="00C511DD" w:rsidRDefault="000A0A9B">
      <w:pPr>
        <w:pStyle w:val="Paragrafoelenco"/>
      </w:pPr>
      <w:r>
        <w:rPr>
          <w:b/>
        </w:rPr>
        <w:t>Threshold</w:t>
      </w:r>
      <w:r w:rsidRPr="00C511DD">
        <w:rPr>
          <w:b/>
        </w:rPr>
        <w:t xml:space="preserve"> Checks</w:t>
      </w:r>
      <w:r w:rsidRPr="00C511DD">
        <w:t xml:space="preserve"> – execute</w:t>
      </w:r>
      <w:r w:rsidR="00500D6A">
        <w:t>s</w:t>
      </w:r>
      <w:r w:rsidRPr="00C511DD">
        <w:t xml:space="preserve"> complex checks:</w:t>
      </w:r>
    </w:p>
    <w:p w14:paraId="4735CBD0" w14:textId="77777777" w:rsidR="000A0A9B" w:rsidRPr="00C511DD" w:rsidRDefault="000A0A9B">
      <w:pPr>
        <w:pStyle w:val="Paragrafoelenco"/>
      </w:pPr>
      <w:r w:rsidRPr="00FC02CD">
        <w:t>Input</w:t>
      </w:r>
      <w:r w:rsidRPr="00C511DD">
        <w:t>:</w:t>
      </w:r>
    </w:p>
    <w:p w14:paraId="75D8B6E9" w14:textId="77777777" w:rsidR="000A0A9B" w:rsidRPr="00C511DD" w:rsidRDefault="000A0A9B">
      <w:pPr>
        <w:pStyle w:val="Bullet3"/>
        <w:numPr>
          <w:ilvl w:val="2"/>
          <w:numId w:val="35"/>
        </w:numPr>
      </w:pPr>
      <w:r>
        <w:t xml:space="preserve">Result of heavy checks </w:t>
      </w:r>
      <w:r w:rsidRPr="00C511DD">
        <w:t>data</w:t>
      </w:r>
    </w:p>
    <w:p w14:paraId="15EE0C5F" w14:textId="77777777" w:rsidR="000A0A9B" w:rsidRPr="00C511DD" w:rsidRDefault="000A0A9B">
      <w:pPr>
        <w:pStyle w:val="Bullet3"/>
        <w:numPr>
          <w:ilvl w:val="2"/>
          <w:numId w:val="35"/>
        </w:numPr>
      </w:pPr>
      <w:r w:rsidRPr="00C511DD">
        <w:t>Daily historical data</w:t>
      </w:r>
    </w:p>
    <w:p w14:paraId="685D5893" w14:textId="05C6FBBB" w:rsidR="000A0A9B" w:rsidRPr="00C511DD" w:rsidRDefault="000A0A9B">
      <w:pPr>
        <w:pStyle w:val="Bullet3"/>
        <w:numPr>
          <w:ilvl w:val="2"/>
          <w:numId w:val="35"/>
        </w:numPr>
      </w:pPr>
      <w:r>
        <w:t>Daily and Season</w:t>
      </w:r>
      <w:r w:rsidR="00500D6A">
        <w:t>al</w:t>
      </w:r>
      <w:r>
        <w:t xml:space="preserve"> Threshold</w:t>
      </w:r>
      <w:r w:rsidR="00500D6A">
        <w:t>-</w:t>
      </w:r>
      <w:r>
        <w:t>data</w:t>
      </w:r>
    </w:p>
    <w:p w14:paraId="601BE4DB" w14:textId="77777777" w:rsidR="000A0A9B" w:rsidRPr="00C511DD" w:rsidRDefault="000A0A9B">
      <w:pPr>
        <w:pStyle w:val="Paragrafoelenco"/>
      </w:pPr>
      <w:r w:rsidRPr="00FC02CD">
        <w:t>Output</w:t>
      </w:r>
      <w:r w:rsidRPr="00C511DD">
        <w:t>:</w:t>
      </w:r>
    </w:p>
    <w:p w14:paraId="29277D27" w14:textId="77777777" w:rsidR="000A0A9B" w:rsidRPr="00C511DD" w:rsidRDefault="000A0A9B">
      <w:pPr>
        <w:pStyle w:val="Bullet3"/>
        <w:numPr>
          <w:ilvl w:val="2"/>
          <w:numId w:val="35"/>
        </w:numPr>
      </w:pPr>
      <w:r w:rsidRPr="00C511DD">
        <w:t xml:space="preserve">File with correct </w:t>
      </w:r>
      <w:r>
        <w:t>d</w:t>
      </w:r>
      <w:r w:rsidRPr="00C511DD">
        <w:t>ata (internal format)</w:t>
      </w:r>
    </w:p>
    <w:p w14:paraId="6AF9019B" w14:textId="77777777" w:rsidR="000A0A9B" w:rsidRDefault="000A0A9B">
      <w:pPr>
        <w:pStyle w:val="Bullet3"/>
        <w:numPr>
          <w:ilvl w:val="2"/>
          <w:numId w:val="35"/>
        </w:numPr>
      </w:pPr>
      <w:r w:rsidRPr="00C511DD">
        <w:t>File with errors (xml format)</w:t>
      </w:r>
    </w:p>
    <w:p w14:paraId="6DBF793D" w14:textId="026F97B0" w:rsidR="008F4531" w:rsidRPr="00C511DD" w:rsidRDefault="00CD7A3F">
      <w:pPr>
        <w:pStyle w:val="Paragrafoelenco"/>
      </w:pPr>
      <w:r>
        <w:rPr>
          <w:b/>
        </w:rPr>
        <w:t>S</w:t>
      </w:r>
      <w:r w:rsidR="009D1C91" w:rsidRPr="00C511DD">
        <w:rPr>
          <w:b/>
        </w:rPr>
        <w:t>Converter</w:t>
      </w:r>
      <w:r w:rsidR="009D1C91" w:rsidRPr="00C511DD">
        <w:t xml:space="preserve"> – convert</w:t>
      </w:r>
      <w:r w:rsidR="00500D6A">
        <w:t>s</w:t>
      </w:r>
      <w:r w:rsidR="009D1C91" w:rsidRPr="00C511DD">
        <w:t xml:space="preserve"> the output of </w:t>
      </w:r>
      <w:r>
        <w:t>Quackme t</w:t>
      </w:r>
      <w:r w:rsidR="009D1C91" w:rsidRPr="00C511DD">
        <w:t xml:space="preserve">o the S-File format </w:t>
      </w:r>
      <w:r w:rsidR="00067C3A" w:rsidRPr="00C511DD">
        <w:t>:</w:t>
      </w:r>
    </w:p>
    <w:p w14:paraId="659B0295" w14:textId="77777777" w:rsidR="009D1C91" w:rsidRPr="00C511DD" w:rsidRDefault="009D1C91">
      <w:pPr>
        <w:pStyle w:val="Paragrafoelenco"/>
      </w:pPr>
      <w:r w:rsidRPr="00FC02CD">
        <w:t>Input</w:t>
      </w:r>
      <w:r w:rsidRPr="00C511DD">
        <w:t>:</w:t>
      </w:r>
    </w:p>
    <w:p w14:paraId="06BEFDDA" w14:textId="3B196018" w:rsidR="009D1C91" w:rsidRPr="00C511DD" w:rsidRDefault="009D1C91">
      <w:pPr>
        <w:pStyle w:val="Bullet3"/>
        <w:numPr>
          <w:ilvl w:val="2"/>
          <w:numId w:val="35"/>
        </w:numPr>
      </w:pPr>
      <w:r w:rsidRPr="00C511DD">
        <w:t xml:space="preserve">Correct data </w:t>
      </w:r>
      <w:r w:rsidR="008239F3">
        <w:t xml:space="preserve">as </w:t>
      </w:r>
      <w:r w:rsidRPr="00C511DD">
        <w:t>produce</w:t>
      </w:r>
      <w:r w:rsidR="008239F3">
        <w:t>d</w:t>
      </w:r>
      <w:r w:rsidRPr="00C511DD">
        <w:t xml:space="preserve"> by Heavy Checks or Model Checks </w:t>
      </w:r>
    </w:p>
    <w:p w14:paraId="681D4100" w14:textId="77777777" w:rsidR="009D1C91" w:rsidRPr="00C511DD" w:rsidRDefault="009D1C91">
      <w:pPr>
        <w:pStyle w:val="Paragrafoelenco"/>
      </w:pPr>
      <w:r w:rsidRPr="00FC02CD">
        <w:t>Output</w:t>
      </w:r>
      <w:r w:rsidRPr="00C511DD">
        <w:t>:</w:t>
      </w:r>
    </w:p>
    <w:p w14:paraId="45538EAB" w14:textId="77777777" w:rsidR="009D1C91" w:rsidRPr="00C511DD" w:rsidRDefault="009D1C91">
      <w:pPr>
        <w:pStyle w:val="Bullet3"/>
        <w:numPr>
          <w:ilvl w:val="2"/>
          <w:numId w:val="35"/>
        </w:numPr>
      </w:pPr>
      <w:r w:rsidRPr="00C511DD">
        <w:t>S-File</w:t>
      </w:r>
    </w:p>
    <w:p w14:paraId="3194FEA7" w14:textId="77777777" w:rsidR="004B4BB1" w:rsidRDefault="0076287E">
      <w:r>
        <w:br w:type="page"/>
      </w:r>
    </w:p>
    <w:p w14:paraId="3BFA1FEA" w14:textId="77777777" w:rsidR="0076287E" w:rsidRDefault="0076287E">
      <w:pPr>
        <w:sectPr w:rsidR="0076287E" w:rsidSect="008D10FB">
          <w:footerReference w:type="default" r:id="rId11"/>
          <w:headerReference w:type="first" r:id="rId12"/>
          <w:pgSz w:w="12240" w:h="15840"/>
          <w:pgMar w:top="1440" w:right="1440" w:bottom="1440" w:left="1440" w:header="720" w:footer="720" w:gutter="0"/>
          <w:cols w:space="720"/>
          <w:titlePg/>
          <w:docGrid w:linePitch="360"/>
        </w:sectPr>
      </w:pPr>
    </w:p>
    <w:p w14:paraId="05A72648" w14:textId="77777777" w:rsidR="00B0597F" w:rsidRDefault="005004F7">
      <w:pPr>
        <w:rPr>
          <w:rFonts w:ascii="Arial" w:hAnsi="Arial" w:cs="Arial"/>
          <w:sz w:val="40"/>
          <w:szCs w:val="40"/>
        </w:rPr>
        <w:sectPr w:rsidR="00B0597F" w:rsidSect="00B0597F">
          <w:pgSz w:w="15840" w:h="12240" w:orient="landscape"/>
          <w:pgMar w:top="1440" w:right="1440" w:bottom="1440" w:left="1440" w:header="720" w:footer="720" w:gutter="0"/>
          <w:cols w:space="720"/>
          <w:docGrid w:linePitch="360"/>
        </w:sectPr>
      </w:pPr>
      <w:r>
        <w:rPr>
          <w:noProof/>
          <w:lang w:val="it-IT" w:eastAsia="it-IT"/>
        </w:rPr>
        <w:lastRenderedPageBreak/>
        <w:drawing>
          <wp:inline distT="0" distB="0" distL="0" distR="0" wp14:anchorId="7FB146B0" wp14:editId="4EF1BF27">
            <wp:extent cx="8218805" cy="5901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18805" cy="5901055"/>
                    </a:xfrm>
                    <a:prstGeom prst="rect">
                      <a:avLst/>
                    </a:prstGeom>
                    <a:noFill/>
                    <a:ln>
                      <a:noFill/>
                    </a:ln>
                  </pic:spPr>
                </pic:pic>
              </a:graphicData>
            </a:graphic>
          </wp:inline>
        </w:drawing>
      </w:r>
    </w:p>
    <w:p w14:paraId="78745C90" w14:textId="77777777" w:rsidR="00CE5589" w:rsidRDefault="009242F3" w:rsidP="00ED7F45">
      <w:pPr>
        <w:pStyle w:val="JRCLevel-1title"/>
      </w:pPr>
      <w:bookmarkStart w:id="146" w:name="_Toc68684790"/>
      <w:r w:rsidRPr="00426FAF">
        <w:lastRenderedPageBreak/>
        <w:t>QUACKME</w:t>
      </w:r>
      <w:r w:rsidR="004E69D9">
        <w:t xml:space="preserve"> Steps</w:t>
      </w:r>
      <w:bookmarkEnd w:id="146"/>
    </w:p>
    <w:p w14:paraId="230FFA4C" w14:textId="77777777" w:rsidR="004E69D9" w:rsidRPr="00C86866" w:rsidRDefault="004E69D9" w:rsidP="00590FCF">
      <w:pPr>
        <w:pStyle w:val="JRCLevel-2title"/>
        <w:numPr>
          <w:ilvl w:val="0"/>
          <w:numId w:val="0"/>
        </w:numPr>
        <w:ind w:left="576"/>
      </w:pPr>
      <w:bookmarkStart w:id="147" w:name="_Toc68684791"/>
      <w:r w:rsidRPr="00C86866">
        <w:t>3.1 Input Converter</w:t>
      </w:r>
      <w:bookmarkEnd w:id="147"/>
    </w:p>
    <w:p w14:paraId="3702045C" w14:textId="367142ED" w:rsidR="00B152C6" w:rsidRPr="00FC02CD" w:rsidRDefault="00B152C6" w:rsidP="00CE5589">
      <w:pPr>
        <w:rPr>
          <w:rFonts w:cs="Arial"/>
          <w:szCs w:val="20"/>
        </w:rPr>
      </w:pPr>
      <w:r w:rsidRPr="00FC02CD">
        <w:rPr>
          <w:rFonts w:cs="Arial"/>
          <w:szCs w:val="20"/>
        </w:rPr>
        <w:t xml:space="preserve">To have more flexibility </w:t>
      </w:r>
      <w:r w:rsidR="00860CF9" w:rsidRPr="00FC02CD">
        <w:rPr>
          <w:rFonts w:cs="Arial"/>
          <w:szCs w:val="20"/>
        </w:rPr>
        <w:t>on</w:t>
      </w:r>
      <w:r w:rsidRPr="00FC02CD">
        <w:rPr>
          <w:rFonts w:cs="Arial"/>
          <w:szCs w:val="20"/>
        </w:rPr>
        <w:t xml:space="preserve"> manag</w:t>
      </w:r>
      <w:r w:rsidR="00860CF9" w:rsidRPr="00FC02CD">
        <w:rPr>
          <w:rFonts w:cs="Arial"/>
          <w:szCs w:val="20"/>
        </w:rPr>
        <w:t>ing</w:t>
      </w:r>
      <w:r w:rsidRPr="00FC02CD">
        <w:rPr>
          <w:rFonts w:cs="Arial"/>
          <w:szCs w:val="20"/>
        </w:rPr>
        <w:t xml:space="preserve"> different format</w:t>
      </w:r>
      <w:r w:rsidR="00606F8A">
        <w:rPr>
          <w:rFonts w:cs="Arial"/>
          <w:szCs w:val="20"/>
        </w:rPr>
        <w:t>s</w:t>
      </w:r>
      <w:r w:rsidRPr="00FC02CD">
        <w:rPr>
          <w:rFonts w:cs="Arial"/>
          <w:szCs w:val="20"/>
        </w:rPr>
        <w:t xml:space="preserve"> of input data an input converter</w:t>
      </w:r>
      <w:r w:rsidR="00606F8A">
        <w:rPr>
          <w:rFonts w:cs="Arial"/>
          <w:szCs w:val="20"/>
        </w:rPr>
        <w:t xml:space="preserve"> was developed</w:t>
      </w:r>
      <w:r w:rsidRPr="00FC02CD">
        <w:rPr>
          <w:rFonts w:cs="Arial"/>
          <w:szCs w:val="20"/>
        </w:rPr>
        <w:t xml:space="preserve">. </w:t>
      </w:r>
      <w:r w:rsidR="00606F8A">
        <w:rPr>
          <w:rFonts w:cs="Arial"/>
          <w:szCs w:val="20"/>
        </w:rPr>
        <w:t>F</w:t>
      </w:r>
      <w:r w:rsidRPr="00FC02CD">
        <w:rPr>
          <w:rFonts w:cs="Arial"/>
          <w:szCs w:val="20"/>
        </w:rPr>
        <w:t>or each type of input format</w:t>
      </w:r>
      <w:r w:rsidR="0016119D" w:rsidRPr="00FC02CD">
        <w:rPr>
          <w:rFonts w:cs="Arial"/>
          <w:szCs w:val="20"/>
        </w:rPr>
        <w:t>,</w:t>
      </w:r>
      <w:r w:rsidRPr="00FC02CD">
        <w:rPr>
          <w:rFonts w:cs="Arial"/>
          <w:szCs w:val="20"/>
        </w:rPr>
        <w:t xml:space="preserve"> </w:t>
      </w:r>
      <w:r w:rsidR="00606F8A">
        <w:rPr>
          <w:rFonts w:cs="Arial"/>
          <w:szCs w:val="20"/>
        </w:rPr>
        <w:t xml:space="preserve">it </w:t>
      </w:r>
      <w:r w:rsidRPr="00FC02CD">
        <w:rPr>
          <w:rFonts w:cs="Arial"/>
          <w:szCs w:val="20"/>
        </w:rPr>
        <w:t>create</w:t>
      </w:r>
      <w:r w:rsidR="00606F8A">
        <w:rPr>
          <w:rFonts w:cs="Arial"/>
          <w:szCs w:val="20"/>
        </w:rPr>
        <w:t>s</w:t>
      </w:r>
      <w:r w:rsidRPr="00FC02CD">
        <w:rPr>
          <w:rFonts w:cs="Arial"/>
          <w:szCs w:val="20"/>
        </w:rPr>
        <w:t xml:space="preserve"> an interface (to be called</w:t>
      </w:r>
      <w:r w:rsidR="0016119D" w:rsidRPr="00FC02CD">
        <w:rPr>
          <w:rFonts w:cs="Arial"/>
          <w:szCs w:val="20"/>
        </w:rPr>
        <w:t xml:space="preserve"> from the main workflow</w:t>
      </w:r>
      <w:r w:rsidRPr="00FC02CD">
        <w:rPr>
          <w:rFonts w:cs="Arial"/>
          <w:szCs w:val="20"/>
        </w:rPr>
        <w:t xml:space="preserve">) to convert the input data into </w:t>
      </w:r>
      <w:r w:rsidR="00606F8A">
        <w:rPr>
          <w:rFonts w:cs="Arial"/>
          <w:szCs w:val="20"/>
        </w:rPr>
        <w:t xml:space="preserve">the </w:t>
      </w:r>
      <w:r w:rsidRPr="00FC02CD">
        <w:rPr>
          <w:rFonts w:cs="Arial"/>
          <w:szCs w:val="20"/>
        </w:rPr>
        <w:t xml:space="preserve">internal </w:t>
      </w:r>
      <w:r w:rsidR="00606F8A">
        <w:rPr>
          <w:rFonts w:cs="Arial"/>
          <w:szCs w:val="20"/>
        </w:rPr>
        <w:t xml:space="preserve">data </w:t>
      </w:r>
      <w:r w:rsidRPr="00FC02CD">
        <w:rPr>
          <w:rFonts w:cs="Arial"/>
          <w:szCs w:val="20"/>
        </w:rPr>
        <w:t>format.</w:t>
      </w:r>
    </w:p>
    <w:p w14:paraId="636E1396" w14:textId="33FA64BA" w:rsidR="00B152C6" w:rsidRDefault="00B152C6" w:rsidP="00CE5589">
      <w:pPr>
        <w:rPr>
          <w:rFonts w:cs="Arial"/>
          <w:szCs w:val="20"/>
        </w:rPr>
      </w:pPr>
      <w:r w:rsidRPr="00F63B3F">
        <w:rPr>
          <w:rFonts w:cs="Arial"/>
          <w:szCs w:val="20"/>
        </w:rPr>
        <w:t xml:space="preserve">This </w:t>
      </w:r>
      <w:r w:rsidR="00606F8A">
        <w:rPr>
          <w:rFonts w:cs="Arial"/>
          <w:szCs w:val="20"/>
        </w:rPr>
        <w:t xml:space="preserve">module </w:t>
      </w:r>
      <w:r w:rsidRPr="00F63B3F">
        <w:rPr>
          <w:rFonts w:cs="Arial"/>
          <w:szCs w:val="20"/>
        </w:rPr>
        <w:t>give</w:t>
      </w:r>
      <w:r w:rsidR="00606F8A">
        <w:rPr>
          <w:rFonts w:cs="Arial"/>
          <w:szCs w:val="20"/>
        </w:rPr>
        <w:t>s</w:t>
      </w:r>
      <w:r w:rsidR="004E69D9" w:rsidRPr="00F63B3F">
        <w:rPr>
          <w:rFonts w:cs="Arial"/>
          <w:szCs w:val="20"/>
        </w:rPr>
        <w:t xml:space="preserve"> the possibility t</w:t>
      </w:r>
      <w:r w:rsidR="00606F8A">
        <w:rPr>
          <w:rFonts w:cs="Arial"/>
          <w:szCs w:val="20"/>
        </w:rPr>
        <w:t>o</w:t>
      </w:r>
      <w:r w:rsidR="004E69D9" w:rsidRPr="00F63B3F">
        <w:rPr>
          <w:rFonts w:cs="Arial"/>
          <w:szCs w:val="20"/>
        </w:rPr>
        <w:t xml:space="preserve"> use </w:t>
      </w:r>
      <w:r w:rsidRPr="00F63B3F">
        <w:rPr>
          <w:rFonts w:cs="Arial"/>
          <w:szCs w:val="20"/>
        </w:rPr>
        <w:t xml:space="preserve">more suppliers </w:t>
      </w:r>
      <w:r w:rsidR="00606F8A">
        <w:rPr>
          <w:rFonts w:cs="Arial"/>
          <w:szCs w:val="20"/>
        </w:rPr>
        <w:t>of</w:t>
      </w:r>
      <w:r w:rsidRPr="00F63B3F">
        <w:rPr>
          <w:rFonts w:cs="Arial"/>
          <w:szCs w:val="20"/>
        </w:rPr>
        <w:t xml:space="preserve"> meteorological data without chang</w:t>
      </w:r>
      <w:r w:rsidR="00606F8A">
        <w:rPr>
          <w:rFonts w:cs="Arial"/>
          <w:szCs w:val="20"/>
        </w:rPr>
        <w:t>ing</w:t>
      </w:r>
      <w:r w:rsidRPr="00F63B3F">
        <w:rPr>
          <w:rFonts w:cs="Arial"/>
          <w:szCs w:val="20"/>
        </w:rPr>
        <w:t xml:space="preserve"> the workflow and </w:t>
      </w:r>
      <w:r w:rsidR="00606F8A">
        <w:rPr>
          <w:rFonts w:cs="Arial"/>
          <w:szCs w:val="20"/>
        </w:rPr>
        <w:t xml:space="preserve">the </w:t>
      </w:r>
      <w:r w:rsidRPr="00F63B3F">
        <w:rPr>
          <w:rFonts w:cs="Arial"/>
          <w:szCs w:val="20"/>
        </w:rPr>
        <w:t>checks.</w:t>
      </w:r>
    </w:p>
    <w:p w14:paraId="10F25D5A" w14:textId="68DAC51F" w:rsidR="00EC60C9" w:rsidRDefault="00EC60C9" w:rsidP="00CE5589">
      <w:pPr>
        <w:rPr>
          <w:rFonts w:cs="Arial"/>
          <w:szCs w:val="20"/>
        </w:rPr>
      </w:pPr>
      <w:r>
        <w:rPr>
          <w:rFonts w:cs="Arial"/>
          <w:szCs w:val="20"/>
        </w:rPr>
        <w:t xml:space="preserve">The converter </w:t>
      </w:r>
      <w:r w:rsidR="00606F8A">
        <w:rPr>
          <w:rFonts w:cs="Arial"/>
          <w:szCs w:val="20"/>
        </w:rPr>
        <w:t xml:space="preserve">also </w:t>
      </w:r>
      <w:r>
        <w:rPr>
          <w:rFonts w:cs="Arial"/>
          <w:szCs w:val="20"/>
        </w:rPr>
        <w:t>check</w:t>
      </w:r>
      <w:r w:rsidR="00606F8A">
        <w:rPr>
          <w:rFonts w:cs="Arial"/>
          <w:szCs w:val="20"/>
        </w:rPr>
        <w:t>s for</w:t>
      </w:r>
      <w:r>
        <w:rPr>
          <w:rFonts w:cs="Arial"/>
          <w:szCs w:val="20"/>
        </w:rPr>
        <w:t xml:space="preserve"> duplicate</w:t>
      </w:r>
      <w:r w:rsidR="00606F8A">
        <w:rPr>
          <w:rFonts w:cs="Arial"/>
          <w:szCs w:val="20"/>
        </w:rPr>
        <w:t>d</w:t>
      </w:r>
      <w:r>
        <w:rPr>
          <w:rFonts w:cs="Arial"/>
          <w:szCs w:val="20"/>
        </w:rPr>
        <w:t xml:space="preserve"> lines in correspondence of &lt;Station, Day&amp;Time&gt; and raise</w:t>
      </w:r>
      <w:r w:rsidR="00606F8A">
        <w:rPr>
          <w:rFonts w:cs="Arial"/>
          <w:szCs w:val="20"/>
        </w:rPr>
        <w:t>s</w:t>
      </w:r>
      <w:r>
        <w:rPr>
          <w:rFonts w:cs="Arial"/>
          <w:szCs w:val="20"/>
        </w:rPr>
        <w:t xml:space="preserve"> an error message</w:t>
      </w:r>
      <w:r w:rsidR="00606F8A">
        <w:rPr>
          <w:rFonts w:cs="Arial"/>
          <w:szCs w:val="20"/>
        </w:rPr>
        <w:t xml:space="preserve"> when one is found</w:t>
      </w:r>
      <w:r>
        <w:rPr>
          <w:rFonts w:cs="Arial"/>
          <w:szCs w:val="20"/>
        </w:rPr>
        <w:t>.</w:t>
      </w:r>
    </w:p>
    <w:p w14:paraId="3CF402D6" w14:textId="03F4962C" w:rsidR="00752CB9" w:rsidRPr="00F63B3F" w:rsidRDefault="00606F8A" w:rsidP="00CE5589">
      <w:pPr>
        <w:rPr>
          <w:rFonts w:cs="Arial"/>
          <w:szCs w:val="20"/>
        </w:rPr>
      </w:pPr>
      <w:r>
        <w:rPr>
          <w:rFonts w:cs="Arial"/>
          <w:szCs w:val="20"/>
        </w:rPr>
        <w:t>Please note that it also replaces</w:t>
      </w:r>
      <w:r w:rsidR="00752CB9">
        <w:rPr>
          <w:rFonts w:cs="Arial"/>
          <w:szCs w:val="20"/>
        </w:rPr>
        <w:t xml:space="preserve"> value</w:t>
      </w:r>
      <w:r>
        <w:rPr>
          <w:rFonts w:cs="Arial"/>
          <w:szCs w:val="20"/>
        </w:rPr>
        <w:t>s</w:t>
      </w:r>
      <w:r w:rsidR="00752CB9">
        <w:rPr>
          <w:rFonts w:cs="Arial"/>
          <w:szCs w:val="20"/>
        </w:rPr>
        <w:t xml:space="preserve"> </w:t>
      </w:r>
      <w:r>
        <w:rPr>
          <w:rFonts w:cs="Arial"/>
          <w:szCs w:val="20"/>
        </w:rPr>
        <w:t xml:space="preserve">equal to </w:t>
      </w:r>
      <w:r w:rsidR="00752CB9">
        <w:rPr>
          <w:rFonts w:cs="Arial"/>
          <w:szCs w:val="20"/>
        </w:rPr>
        <w:t xml:space="preserve"> 9 </w:t>
      </w:r>
      <w:r>
        <w:rPr>
          <w:rFonts w:cs="Arial"/>
          <w:szCs w:val="20"/>
        </w:rPr>
        <w:t xml:space="preserve">in the </w:t>
      </w:r>
      <w:r w:rsidR="00752CB9">
        <w:rPr>
          <w:rFonts w:cs="Arial"/>
          <w:szCs w:val="20"/>
        </w:rPr>
        <w:t xml:space="preserve"> N and L column</w:t>
      </w:r>
      <w:r>
        <w:rPr>
          <w:rFonts w:cs="Arial"/>
          <w:szCs w:val="20"/>
        </w:rPr>
        <w:t>s</w:t>
      </w:r>
      <w:r w:rsidR="00752CB9">
        <w:rPr>
          <w:rFonts w:cs="Arial"/>
          <w:szCs w:val="20"/>
        </w:rPr>
        <w:t xml:space="preserve"> with</w:t>
      </w:r>
      <w:r>
        <w:rPr>
          <w:rFonts w:cs="Arial"/>
          <w:szCs w:val="20"/>
        </w:rPr>
        <w:t xml:space="preserve"> </w:t>
      </w:r>
      <w:r w:rsidR="00752CB9">
        <w:rPr>
          <w:rFonts w:cs="Arial"/>
          <w:szCs w:val="20"/>
        </w:rPr>
        <w:t>8.</w:t>
      </w:r>
    </w:p>
    <w:p w14:paraId="781DADF8" w14:textId="77777777" w:rsidR="00CB1E66" w:rsidRPr="0042297D" w:rsidRDefault="00CB1E66" w:rsidP="0042297D">
      <w:pPr>
        <w:pStyle w:val="JRCLevel-3title"/>
        <w:numPr>
          <w:ilvl w:val="2"/>
          <w:numId w:val="3"/>
        </w:numPr>
        <w:ind w:left="720"/>
      </w:pPr>
      <w:bookmarkStart w:id="148" w:name="_Toc68684792"/>
      <w:r w:rsidRPr="0042297D">
        <w:t>Input Data Format</w:t>
      </w:r>
      <w:bookmarkEnd w:id="148"/>
    </w:p>
    <w:p w14:paraId="25A80851" w14:textId="3AEA1191" w:rsidR="00545888" w:rsidRPr="00F63B3F" w:rsidRDefault="00545888" w:rsidP="00545888">
      <w:pPr>
        <w:rPr>
          <w:rFonts w:cs="Arial"/>
          <w:szCs w:val="20"/>
        </w:rPr>
      </w:pPr>
      <w:r w:rsidRPr="00F63B3F">
        <w:rPr>
          <w:rFonts w:cs="Arial"/>
          <w:szCs w:val="20"/>
        </w:rPr>
        <w:t>The input data format depend</w:t>
      </w:r>
      <w:r w:rsidR="00C70322">
        <w:rPr>
          <w:rFonts w:cs="Arial"/>
          <w:szCs w:val="20"/>
        </w:rPr>
        <w:t>s</w:t>
      </w:r>
      <w:r w:rsidRPr="00F63B3F">
        <w:rPr>
          <w:rFonts w:cs="Arial"/>
          <w:szCs w:val="20"/>
        </w:rPr>
        <w:t xml:space="preserve"> </w:t>
      </w:r>
      <w:r w:rsidR="00C70322">
        <w:rPr>
          <w:rFonts w:cs="Arial"/>
          <w:szCs w:val="20"/>
        </w:rPr>
        <w:t xml:space="preserve">on </w:t>
      </w:r>
      <w:r w:rsidRPr="00F63B3F">
        <w:rPr>
          <w:rFonts w:cs="Arial"/>
          <w:szCs w:val="20"/>
        </w:rPr>
        <w:t xml:space="preserve">the </w:t>
      </w:r>
      <w:r w:rsidR="00C70322">
        <w:rPr>
          <w:rFonts w:cs="Arial"/>
          <w:szCs w:val="20"/>
        </w:rPr>
        <w:t xml:space="preserve">data </w:t>
      </w:r>
      <w:r w:rsidRPr="00F63B3F">
        <w:rPr>
          <w:rFonts w:cs="Arial"/>
          <w:szCs w:val="20"/>
        </w:rPr>
        <w:t>provider.</w:t>
      </w:r>
    </w:p>
    <w:p w14:paraId="3A53E3C4" w14:textId="77777777" w:rsidR="00CB1E66" w:rsidRPr="0042297D" w:rsidRDefault="00CB1E66" w:rsidP="0042297D">
      <w:pPr>
        <w:pStyle w:val="JRCLevel-3title"/>
        <w:numPr>
          <w:ilvl w:val="2"/>
          <w:numId w:val="3"/>
        </w:numPr>
        <w:ind w:left="720"/>
      </w:pPr>
      <w:bookmarkStart w:id="149" w:name="_Toc68684793"/>
      <w:r w:rsidRPr="0042297D">
        <w:t>Internal Data Format</w:t>
      </w:r>
      <w:bookmarkEnd w:id="149"/>
    </w:p>
    <w:p w14:paraId="3F55B5F6" w14:textId="565349C4" w:rsidR="00CB1E66" w:rsidRPr="00F63B3F" w:rsidRDefault="00CB1E66" w:rsidP="00CE5589">
      <w:pPr>
        <w:rPr>
          <w:rFonts w:cs="Arial"/>
          <w:szCs w:val="20"/>
        </w:rPr>
      </w:pPr>
      <w:r w:rsidRPr="00F63B3F">
        <w:rPr>
          <w:rFonts w:cs="Arial"/>
          <w:szCs w:val="20"/>
        </w:rPr>
        <w:t xml:space="preserve">The internal data format is a text file organized by columns. </w:t>
      </w:r>
      <w:r w:rsidR="00B770F9">
        <w:rPr>
          <w:rFonts w:cs="Arial"/>
          <w:szCs w:val="20"/>
        </w:rPr>
        <w:t>Its</w:t>
      </w:r>
      <w:r w:rsidRPr="00F63B3F">
        <w:rPr>
          <w:rFonts w:cs="Arial"/>
          <w:szCs w:val="20"/>
        </w:rPr>
        <w:t xml:space="preserve"> structure </w:t>
      </w:r>
      <w:r w:rsidR="00095DF7">
        <w:rPr>
          <w:rFonts w:cs="Arial"/>
          <w:szCs w:val="20"/>
        </w:rPr>
        <w:t>contains</w:t>
      </w:r>
      <w:r w:rsidRPr="00F63B3F">
        <w:rPr>
          <w:rFonts w:cs="Arial"/>
          <w:szCs w:val="20"/>
        </w:rPr>
        <w:t>:</w:t>
      </w:r>
    </w:p>
    <w:p w14:paraId="56327D73" w14:textId="5441B9B2" w:rsidR="00CB1E66" w:rsidRDefault="00CB1E66">
      <w:pPr>
        <w:pStyle w:val="Paragrafoelenco"/>
        <w:numPr>
          <w:ilvl w:val="0"/>
          <w:numId w:val="11"/>
        </w:numPr>
      </w:pPr>
      <w:r>
        <w:t>First line</w:t>
      </w:r>
      <w:r w:rsidR="00B770F9">
        <w:t xml:space="preserve"> </w:t>
      </w:r>
      <w:r>
        <w:t>dedicated to the header, with the name of the columns</w:t>
      </w:r>
    </w:p>
    <w:p w14:paraId="6A0391DF" w14:textId="3FB55E21" w:rsidR="00CB1E66" w:rsidRDefault="00CA372B">
      <w:pPr>
        <w:pStyle w:val="Paragrafoelenco"/>
        <w:numPr>
          <w:ilvl w:val="0"/>
          <w:numId w:val="11"/>
        </w:numPr>
      </w:pPr>
      <w:r>
        <w:t>Subsequent</w:t>
      </w:r>
      <w:r w:rsidR="00CB1E66">
        <w:t xml:space="preserve"> line</w:t>
      </w:r>
      <w:r>
        <w:t>s</w:t>
      </w:r>
      <w:r w:rsidR="00CB1E66">
        <w:t xml:space="preserve"> </w:t>
      </w:r>
      <w:r>
        <w:t>with</w:t>
      </w:r>
      <w:r w:rsidR="00CB1E66">
        <w:t xml:space="preserve"> values </w:t>
      </w:r>
      <w:r>
        <w:t>(associated to</w:t>
      </w:r>
      <w:r w:rsidR="00CB1E66">
        <w:t xml:space="preserve"> each</w:t>
      </w:r>
      <w:r w:rsidR="00F944DF">
        <w:t xml:space="preserve"> </w:t>
      </w:r>
      <w:r>
        <w:t xml:space="preserve">available </w:t>
      </w:r>
      <w:r w:rsidR="00F944DF">
        <w:t>observation</w:t>
      </w:r>
      <w:r>
        <w:t>)</w:t>
      </w:r>
      <w:r w:rsidR="00CB1E66">
        <w:t xml:space="preserve"> separated by a single space character</w:t>
      </w:r>
    </w:p>
    <w:p w14:paraId="260003D6" w14:textId="2BE8F726" w:rsidR="00CB1E66" w:rsidRDefault="00CB1E66">
      <w:pPr>
        <w:pStyle w:val="Paragrafoelenco"/>
        <w:numPr>
          <w:ilvl w:val="0"/>
          <w:numId w:val="11"/>
        </w:numPr>
      </w:pPr>
      <w:r>
        <w:t>The file cannot contain empty line</w:t>
      </w:r>
      <w:r w:rsidR="006F4CD1">
        <w:t>s</w:t>
      </w:r>
    </w:p>
    <w:p w14:paraId="699FEAD4" w14:textId="235E3A82" w:rsidR="002A4860" w:rsidRPr="00CB1E66" w:rsidRDefault="002A4860">
      <w:pPr>
        <w:pStyle w:val="Paragrafoelenco"/>
        <w:numPr>
          <w:ilvl w:val="0"/>
          <w:numId w:val="11"/>
        </w:numPr>
      </w:pPr>
      <w:r>
        <w:t xml:space="preserve">Two formats </w:t>
      </w:r>
      <w:r w:rsidR="006F4CD1">
        <w:t>are</w:t>
      </w:r>
      <w:r>
        <w:t xml:space="preserve"> used: one for hourly observation</w:t>
      </w:r>
      <w:r w:rsidR="006F4CD1">
        <w:t>s</w:t>
      </w:r>
      <w:r>
        <w:t xml:space="preserve"> and one for daily observation</w:t>
      </w:r>
      <w:r w:rsidR="006F4CD1">
        <w:t>s</w:t>
      </w:r>
    </w:p>
    <w:p w14:paraId="3700A8CC" w14:textId="5A8DD323" w:rsidR="0088079D" w:rsidRPr="00774050" w:rsidRDefault="006F4CD1" w:rsidP="00774050">
      <w:pPr>
        <w:rPr>
          <w:rFonts w:cs="Arial"/>
          <w:szCs w:val="20"/>
        </w:rPr>
      </w:pPr>
      <w:r>
        <w:rPr>
          <w:rFonts w:cs="Arial"/>
          <w:szCs w:val="20"/>
        </w:rPr>
        <w:t>C</w:t>
      </w:r>
      <w:r w:rsidR="0088079D" w:rsidRPr="00774050">
        <w:rPr>
          <w:rFonts w:cs="Arial"/>
          <w:szCs w:val="20"/>
        </w:rPr>
        <w:t xml:space="preserve">onversion table between the CSV columns and </w:t>
      </w:r>
      <w:r>
        <w:rPr>
          <w:rFonts w:cs="Arial"/>
          <w:szCs w:val="20"/>
        </w:rPr>
        <w:t xml:space="preserve">the </w:t>
      </w:r>
      <w:r w:rsidR="0088079D" w:rsidRPr="00774050">
        <w:rPr>
          <w:rFonts w:cs="Arial"/>
          <w:szCs w:val="20"/>
        </w:rPr>
        <w:t>DAT file:</w:t>
      </w:r>
    </w:p>
    <w:tbl>
      <w:tblPr>
        <w:tblStyle w:val="Grigliatab4"/>
        <w:tblW w:w="9985" w:type="dxa"/>
        <w:tblLook w:val="04A0" w:firstRow="1" w:lastRow="0" w:firstColumn="1" w:lastColumn="0" w:noHBand="0" w:noVBand="1"/>
      </w:tblPr>
      <w:tblGrid>
        <w:gridCol w:w="2232"/>
        <w:gridCol w:w="1401"/>
        <w:gridCol w:w="2385"/>
        <w:gridCol w:w="1590"/>
        <w:gridCol w:w="2377"/>
      </w:tblGrid>
      <w:tr w:rsidR="0088079D" w:rsidRPr="0088079D" w14:paraId="768011C8" w14:textId="77777777" w:rsidTr="0088079D">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D9D9D9" w:themeFill="background1" w:themeFillShade="D9"/>
          </w:tcPr>
          <w:p w14:paraId="2F587586" w14:textId="77777777" w:rsidR="0088079D" w:rsidRPr="0088079D" w:rsidRDefault="0088079D" w:rsidP="00CB7059">
            <w:pPr>
              <w:rPr>
                <w:rFonts w:cs="Arial"/>
                <w:color w:val="auto"/>
                <w:szCs w:val="20"/>
              </w:rPr>
            </w:pPr>
            <w:r w:rsidRPr="0088079D">
              <w:rPr>
                <w:rFonts w:cs="Arial"/>
                <w:color w:val="auto"/>
                <w:szCs w:val="20"/>
              </w:rPr>
              <w:t>Property description</w:t>
            </w:r>
          </w:p>
        </w:tc>
        <w:tc>
          <w:tcPr>
            <w:tcW w:w="1401" w:type="dxa"/>
            <w:shd w:val="clear" w:color="auto" w:fill="D9D9D9" w:themeFill="background1" w:themeFillShade="D9"/>
          </w:tcPr>
          <w:p w14:paraId="6FA1603B" w14:textId="77777777" w:rsidR="0088079D" w:rsidRPr="0088079D" w:rsidRDefault="001D4E4C"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DAT columns</w:t>
            </w:r>
          </w:p>
        </w:tc>
        <w:tc>
          <w:tcPr>
            <w:tcW w:w="2385" w:type="dxa"/>
            <w:shd w:val="clear" w:color="auto" w:fill="D9D9D9" w:themeFill="background1" w:themeFillShade="D9"/>
          </w:tcPr>
          <w:p w14:paraId="1CF5AD60"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Note</w:t>
            </w:r>
          </w:p>
        </w:tc>
        <w:tc>
          <w:tcPr>
            <w:tcW w:w="1590" w:type="dxa"/>
            <w:shd w:val="clear" w:color="auto" w:fill="D9D9D9" w:themeFill="background1" w:themeFillShade="D9"/>
          </w:tcPr>
          <w:p w14:paraId="1808EBC2"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CSV Columns</w:t>
            </w:r>
          </w:p>
        </w:tc>
        <w:tc>
          <w:tcPr>
            <w:tcW w:w="2377" w:type="dxa"/>
            <w:shd w:val="clear" w:color="auto" w:fill="D9D9D9" w:themeFill="background1" w:themeFillShade="D9"/>
          </w:tcPr>
          <w:p w14:paraId="29492794" w14:textId="77777777" w:rsidR="0088079D" w:rsidRPr="0088079D" w:rsidRDefault="0088079D" w:rsidP="00CB7059">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Unit of Measure</w:t>
            </w:r>
          </w:p>
        </w:tc>
      </w:tr>
      <w:tr w:rsidR="0088079D" w:rsidRPr="0088079D" w14:paraId="207C25BB"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A372EA0" w14:textId="77777777" w:rsidR="0088079D" w:rsidRPr="0088079D" w:rsidRDefault="0088079D" w:rsidP="00CB7059">
            <w:pPr>
              <w:rPr>
                <w:rFonts w:cs="Arial"/>
                <w:szCs w:val="20"/>
              </w:rPr>
            </w:pPr>
            <w:r w:rsidRPr="0088079D">
              <w:rPr>
                <w:rFonts w:cs="Arial"/>
                <w:szCs w:val="20"/>
              </w:rPr>
              <w:t>Station number</w:t>
            </w:r>
          </w:p>
        </w:tc>
        <w:tc>
          <w:tcPr>
            <w:tcW w:w="1401" w:type="dxa"/>
            <w:shd w:val="clear" w:color="auto" w:fill="auto"/>
          </w:tcPr>
          <w:p w14:paraId="22048B77"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Station</w:t>
            </w:r>
          </w:p>
        </w:tc>
        <w:tc>
          <w:tcPr>
            <w:tcW w:w="2385" w:type="dxa"/>
            <w:shd w:val="clear" w:color="auto" w:fill="auto"/>
          </w:tcPr>
          <w:p w14:paraId="236717D1"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509809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INDEX</w:t>
            </w:r>
          </w:p>
        </w:tc>
        <w:tc>
          <w:tcPr>
            <w:tcW w:w="2377" w:type="dxa"/>
            <w:shd w:val="clear" w:color="auto" w:fill="auto"/>
          </w:tcPr>
          <w:p w14:paraId="1898297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rsidRPr="0088079D" w14:paraId="2B232A37" w14:textId="77777777" w:rsidTr="0088079D">
        <w:trPr>
          <w:trHeight w:val="7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5C04CCD" w14:textId="77777777" w:rsidR="0088079D" w:rsidRPr="0088079D" w:rsidRDefault="0088079D" w:rsidP="00CB7059">
            <w:pPr>
              <w:rPr>
                <w:rFonts w:cs="Arial"/>
                <w:szCs w:val="20"/>
              </w:rPr>
            </w:pPr>
            <w:r w:rsidRPr="0088079D">
              <w:rPr>
                <w:rFonts w:cs="Arial"/>
                <w:szCs w:val="20"/>
              </w:rPr>
              <w:t>Day Time</w:t>
            </w:r>
          </w:p>
        </w:tc>
        <w:tc>
          <w:tcPr>
            <w:tcW w:w="1401" w:type="dxa"/>
            <w:shd w:val="clear" w:color="auto" w:fill="auto"/>
          </w:tcPr>
          <w:p w14:paraId="4D4F347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DayTime</w:t>
            </w:r>
          </w:p>
        </w:tc>
        <w:tc>
          <w:tcPr>
            <w:tcW w:w="2385" w:type="dxa"/>
            <w:shd w:val="clear" w:color="auto" w:fill="auto"/>
          </w:tcPr>
          <w:p w14:paraId="729C3A2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 (YYYYMMDDHH24)</w:t>
            </w:r>
          </w:p>
        </w:tc>
        <w:tc>
          <w:tcPr>
            <w:tcW w:w="1590" w:type="dxa"/>
            <w:shd w:val="clear" w:color="auto" w:fill="auto"/>
          </w:tcPr>
          <w:p w14:paraId="6E6EE4B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YYYY, MM, DD, HHmm</w:t>
            </w:r>
          </w:p>
        </w:tc>
        <w:tc>
          <w:tcPr>
            <w:tcW w:w="2377" w:type="dxa"/>
            <w:shd w:val="clear" w:color="auto" w:fill="auto"/>
          </w:tcPr>
          <w:p w14:paraId="2F4953D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8079D" w:rsidRPr="0088079D" w14:paraId="4276796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7F174D27" w14:textId="77777777" w:rsidR="0088079D" w:rsidRPr="0088079D" w:rsidRDefault="0088079D" w:rsidP="00CB7059">
            <w:pPr>
              <w:rPr>
                <w:rFonts w:cs="Arial"/>
                <w:szCs w:val="20"/>
              </w:rPr>
            </w:pPr>
            <w:r w:rsidRPr="0088079D">
              <w:rPr>
                <w:rFonts w:cs="Arial"/>
                <w:szCs w:val="20"/>
              </w:rPr>
              <w:t>Air Temperature</w:t>
            </w:r>
          </w:p>
        </w:tc>
        <w:tc>
          <w:tcPr>
            <w:tcW w:w="1401" w:type="dxa"/>
            <w:shd w:val="clear" w:color="auto" w:fill="auto"/>
          </w:tcPr>
          <w:p w14:paraId="3BF7D4D1"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TT</w:t>
            </w:r>
          </w:p>
        </w:tc>
        <w:tc>
          <w:tcPr>
            <w:tcW w:w="2385" w:type="dxa"/>
            <w:shd w:val="clear" w:color="auto" w:fill="auto"/>
          </w:tcPr>
          <w:p w14:paraId="2DAC355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285FA4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TL</w:t>
            </w:r>
          </w:p>
        </w:tc>
        <w:tc>
          <w:tcPr>
            <w:tcW w:w="2377" w:type="dxa"/>
            <w:shd w:val="clear" w:color="auto" w:fill="auto"/>
          </w:tcPr>
          <w:p w14:paraId="28E05DAD"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56D1A8AE"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61D6B05" w14:textId="77777777" w:rsidR="0088079D" w:rsidRPr="0088079D" w:rsidRDefault="0088079D" w:rsidP="00CB7059">
            <w:pPr>
              <w:rPr>
                <w:rFonts w:cs="Arial"/>
                <w:szCs w:val="20"/>
              </w:rPr>
            </w:pPr>
            <w:r w:rsidRPr="0088079D">
              <w:rPr>
                <w:rFonts w:cs="Arial"/>
                <w:szCs w:val="20"/>
              </w:rPr>
              <w:t>Dew point temperature</w:t>
            </w:r>
          </w:p>
        </w:tc>
        <w:tc>
          <w:tcPr>
            <w:tcW w:w="1401" w:type="dxa"/>
            <w:shd w:val="clear" w:color="auto" w:fill="auto"/>
          </w:tcPr>
          <w:p w14:paraId="419F7489"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tc>
        <w:tc>
          <w:tcPr>
            <w:tcW w:w="2385" w:type="dxa"/>
            <w:shd w:val="clear" w:color="auto" w:fill="auto"/>
          </w:tcPr>
          <w:p w14:paraId="1D467DD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345590CB"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p w14:paraId="51A09BB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1983229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rsidRPr="0088079D" w14:paraId="3B27032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4410828" w14:textId="77777777" w:rsidR="0088079D" w:rsidRPr="0088079D" w:rsidRDefault="0088079D" w:rsidP="00CB7059">
            <w:pPr>
              <w:rPr>
                <w:rFonts w:cs="Arial"/>
                <w:szCs w:val="20"/>
              </w:rPr>
            </w:pPr>
            <w:r w:rsidRPr="0088079D">
              <w:rPr>
                <w:rFonts w:cs="Arial"/>
                <w:szCs w:val="20"/>
              </w:rPr>
              <w:t>Maximum temperature 1 Hour</w:t>
            </w:r>
          </w:p>
        </w:tc>
        <w:tc>
          <w:tcPr>
            <w:tcW w:w="1401" w:type="dxa"/>
            <w:shd w:val="clear" w:color="auto" w:fill="auto"/>
          </w:tcPr>
          <w:p w14:paraId="0DE2C46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w:t>
            </w:r>
          </w:p>
        </w:tc>
        <w:tc>
          <w:tcPr>
            <w:tcW w:w="2385" w:type="dxa"/>
            <w:shd w:val="clear" w:color="auto" w:fill="auto"/>
          </w:tcPr>
          <w:p w14:paraId="4F960733"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99F108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w:t>
            </w:r>
          </w:p>
        </w:tc>
        <w:tc>
          <w:tcPr>
            <w:tcW w:w="2377" w:type="dxa"/>
            <w:shd w:val="clear" w:color="auto" w:fill="auto"/>
          </w:tcPr>
          <w:p w14:paraId="764B2067"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79E16809"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2B1EDFA" w14:textId="77777777" w:rsidR="0088079D" w:rsidRPr="0088079D" w:rsidRDefault="0088079D" w:rsidP="00CB7059">
            <w:pPr>
              <w:rPr>
                <w:rFonts w:cs="Arial"/>
                <w:szCs w:val="20"/>
              </w:rPr>
            </w:pPr>
            <w:r w:rsidRPr="0088079D">
              <w:rPr>
                <w:rFonts w:cs="Arial"/>
                <w:szCs w:val="20"/>
              </w:rPr>
              <w:t>Minimum temperature 1 Hour</w:t>
            </w:r>
          </w:p>
        </w:tc>
        <w:tc>
          <w:tcPr>
            <w:tcW w:w="1401" w:type="dxa"/>
            <w:shd w:val="clear" w:color="auto" w:fill="auto"/>
          </w:tcPr>
          <w:p w14:paraId="5F0369B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w:t>
            </w:r>
          </w:p>
        </w:tc>
        <w:tc>
          <w:tcPr>
            <w:tcW w:w="2385" w:type="dxa"/>
            <w:shd w:val="clear" w:color="auto" w:fill="auto"/>
          </w:tcPr>
          <w:p w14:paraId="20FC29F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04E1B17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w:t>
            </w:r>
          </w:p>
        </w:tc>
        <w:tc>
          <w:tcPr>
            <w:tcW w:w="2377" w:type="dxa"/>
            <w:shd w:val="clear" w:color="auto" w:fill="auto"/>
          </w:tcPr>
          <w:p w14:paraId="6161A41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rsidRPr="0088079D" w14:paraId="4B813C87"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761255E" w14:textId="77777777" w:rsidR="0088079D" w:rsidRPr="0088079D" w:rsidRDefault="0088079D" w:rsidP="00CB7059">
            <w:pPr>
              <w:rPr>
                <w:rFonts w:cs="Arial"/>
                <w:szCs w:val="20"/>
              </w:rPr>
            </w:pPr>
            <w:r w:rsidRPr="0088079D">
              <w:rPr>
                <w:rFonts w:cs="Arial"/>
                <w:szCs w:val="20"/>
              </w:rPr>
              <w:t>Maximum temperature 6 Hour</w:t>
            </w:r>
          </w:p>
        </w:tc>
        <w:tc>
          <w:tcPr>
            <w:tcW w:w="1401" w:type="dxa"/>
            <w:shd w:val="clear" w:color="auto" w:fill="auto"/>
          </w:tcPr>
          <w:p w14:paraId="44E369F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TX6</w:t>
            </w:r>
          </w:p>
        </w:tc>
        <w:tc>
          <w:tcPr>
            <w:tcW w:w="2385" w:type="dxa"/>
            <w:shd w:val="clear" w:color="auto" w:fill="auto"/>
          </w:tcPr>
          <w:p w14:paraId="63658C1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9BB1F6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TX6</w:t>
            </w:r>
          </w:p>
        </w:tc>
        <w:tc>
          <w:tcPr>
            <w:tcW w:w="2377" w:type="dxa"/>
            <w:shd w:val="clear" w:color="auto" w:fill="auto"/>
          </w:tcPr>
          <w:p w14:paraId="2AB060E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88079D" w14:paraId="443FF258"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7FBE800" w14:textId="77777777" w:rsidR="0088079D" w:rsidRPr="0088079D" w:rsidRDefault="0088079D" w:rsidP="00CB7059">
            <w:pPr>
              <w:rPr>
                <w:rFonts w:cs="Arial"/>
                <w:szCs w:val="20"/>
              </w:rPr>
            </w:pPr>
            <w:r w:rsidRPr="0088079D">
              <w:rPr>
                <w:rFonts w:cs="Arial"/>
                <w:szCs w:val="20"/>
              </w:rPr>
              <w:t>Minimum temperature 6 Hour</w:t>
            </w:r>
          </w:p>
        </w:tc>
        <w:tc>
          <w:tcPr>
            <w:tcW w:w="1401" w:type="dxa"/>
            <w:shd w:val="clear" w:color="auto" w:fill="auto"/>
          </w:tcPr>
          <w:p w14:paraId="5600237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TN6</w:t>
            </w:r>
          </w:p>
        </w:tc>
        <w:tc>
          <w:tcPr>
            <w:tcW w:w="2385" w:type="dxa"/>
            <w:shd w:val="clear" w:color="auto" w:fill="auto"/>
          </w:tcPr>
          <w:p w14:paraId="5E5E43E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6160F34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TN6</w:t>
            </w:r>
          </w:p>
        </w:tc>
        <w:tc>
          <w:tcPr>
            <w:tcW w:w="2377" w:type="dxa"/>
            <w:shd w:val="clear" w:color="auto" w:fill="auto"/>
          </w:tcPr>
          <w:p w14:paraId="5F61C14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14:paraId="69E1E727"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440ECFD" w14:textId="77777777" w:rsidR="0088079D" w:rsidRPr="0088079D" w:rsidRDefault="0088079D" w:rsidP="00CB7059">
            <w:pPr>
              <w:rPr>
                <w:rFonts w:cs="Arial"/>
                <w:szCs w:val="20"/>
              </w:rPr>
            </w:pPr>
            <w:r w:rsidRPr="0088079D">
              <w:rPr>
                <w:rFonts w:cs="Arial"/>
                <w:szCs w:val="20"/>
              </w:rPr>
              <w:t>Maximum temperature 12 Hour</w:t>
            </w:r>
          </w:p>
        </w:tc>
        <w:tc>
          <w:tcPr>
            <w:tcW w:w="1401" w:type="dxa"/>
            <w:shd w:val="clear" w:color="auto" w:fill="auto"/>
          </w:tcPr>
          <w:p w14:paraId="29D089A4"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TX12</w:t>
            </w:r>
          </w:p>
        </w:tc>
        <w:tc>
          <w:tcPr>
            <w:tcW w:w="2385" w:type="dxa"/>
            <w:shd w:val="clear" w:color="auto" w:fill="auto"/>
          </w:tcPr>
          <w:p w14:paraId="403D295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568343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TX12</w:t>
            </w:r>
          </w:p>
        </w:tc>
        <w:tc>
          <w:tcPr>
            <w:tcW w:w="2377" w:type="dxa"/>
            <w:shd w:val="clear" w:color="auto" w:fill="auto"/>
          </w:tcPr>
          <w:p w14:paraId="09A7151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88079D" w:rsidRPr="00DF5554" w14:paraId="3CE7B545"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1A6DB968" w14:textId="77777777" w:rsidR="0088079D" w:rsidRPr="0088079D" w:rsidRDefault="0088079D" w:rsidP="00CB7059">
            <w:pPr>
              <w:rPr>
                <w:rFonts w:cs="Arial"/>
                <w:szCs w:val="20"/>
              </w:rPr>
            </w:pPr>
            <w:r w:rsidRPr="0088079D">
              <w:rPr>
                <w:rFonts w:cs="Arial"/>
                <w:szCs w:val="20"/>
              </w:rPr>
              <w:lastRenderedPageBreak/>
              <w:t>Minimum temperature 12 Hour</w:t>
            </w:r>
          </w:p>
        </w:tc>
        <w:tc>
          <w:tcPr>
            <w:tcW w:w="1401" w:type="dxa"/>
            <w:shd w:val="clear" w:color="auto" w:fill="auto"/>
          </w:tcPr>
          <w:p w14:paraId="7E6E966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TN12</w:t>
            </w:r>
          </w:p>
        </w:tc>
        <w:tc>
          <w:tcPr>
            <w:tcW w:w="2385" w:type="dxa"/>
            <w:shd w:val="clear" w:color="auto" w:fill="auto"/>
          </w:tcPr>
          <w:p w14:paraId="738C120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5F9B997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TN12</w:t>
            </w:r>
          </w:p>
        </w:tc>
        <w:tc>
          <w:tcPr>
            <w:tcW w:w="2377" w:type="dxa"/>
            <w:shd w:val="clear" w:color="auto" w:fill="auto"/>
          </w:tcPr>
          <w:p w14:paraId="6F5C244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88079D" w14:paraId="696FE09F"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021E206" w14:textId="77777777" w:rsidR="0088079D" w:rsidRPr="0088079D" w:rsidRDefault="0088079D" w:rsidP="00CB7059">
            <w:pPr>
              <w:rPr>
                <w:rFonts w:cs="Arial"/>
                <w:szCs w:val="20"/>
              </w:rPr>
            </w:pPr>
            <w:r w:rsidRPr="0088079D">
              <w:rPr>
                <w:rFonts w:cs="Arial"/>
                <w:szCs w:val="20"/>
              </w:rPr>
              <w:t>Hourly Precipitation</w:t>
            </w:r>
          </w:p>
        </w:tc>
        <w:tc>
          <w:tcPr>
            <w:tcW w:w="1401" w:type="dxa"/>
            <w:shd w:val="clear" w:color="auto" w:fill="auto"/>
          </w:tcPr>
          <w:p w14:paraId="4EE8BE5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PREC</w:t>
            </w:r>
          </w:p>
        </w:tc>
        <w:tc>
          <w:tcPr>
            <w:tcW w:w="2385" w:type="dxa"/>
            <w:shd w:val="clear" w:color="auto" w:fill="auto"/>
          </w:tcPr>
          <w:p w14:paraId="51DC133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2D9CA2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RR1h</w:t>
            </w:r>
          </w:p>
        </w:tc>
        <w:tc>
          <w:tcPr>
            <w:tcW w:w="2377" w:type="dxa"/>
            <w:shd w:val="clear" w:color="auto" w:fill="auto"/>
          </w:tcPr>
          <w:p w14:paraId="782CCAE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88079D" w:rsidRPr="00DF5554" w14:paraId="4F5DF391"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4091E3D" w14:textId="77777777" w:rsidR="0088079D" w:rsidRPr="0088079D" w:rsidRDefault="0088079D" w:rsidP="00CB7059">
            <w:pPr>
              <w:rPr>
                <w:rFonts w:cs="Arial"/>
                <w:szCs w:val="20"/>
              </w:rPr>
            </w:pPr>
            <w:r w:rsidRPr="0088079D">
              <w:rPr>
                <w:rFonts w:cs="Arial"/>
                <w:szCs w:val="20"/>
              </w:rPr>
              <w:t>6 Hour Precipitation</w:t>
            </w:r>
          </w:p>
        </w:tc>
        <w:tc>
          <w:tcPr>
            <w:tcW w:w="1401" w:type="dxa"/>
            <w:shd w:val="clear" w:color="auto" w:fill="auto"/>
          </w:tcPr>
          <w:p w14:paraId="6CD9C1E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PR06</w:t>
            </w:r>
          </w:p>
        </w:tc>
        <w:tc>
          <w:tcPr>
            <w:tcW w:w="2385" w:type="dxa"/>
            <w:shd w:val="clear" w:color="auto" w:fill="auto"/>
          </w:tcPr>
          <w:p w14:paraId="78F0C08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7165CB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RR06</w:t>
            </w:r>
          </w:p>
        </w:tc>
        <w:tc>
          <w:tcPr>
            <w:tcW w:w="2377" w:type="dxa"/>
            <w:shd w:val="clear" w:color="auto" w:fill="auto"/>
          </w:tcPr>
          <w:p w14:paraId="3FEF034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88079D" w:rsidRPr="00DF5554" w14:paraId="6C9CEF94"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255D8AA" w14:textId="77777777" w:rsidR="0088079D" w:rsidRPr="0088079D" w:rsidRDefault="0088079D" w:rsidP="00CB7059">
            <w:pPr>
              <w:rPr>
                <w:rFonts w:cs="Arial"/>
                <w:szCs w:val="20"/>
              </w:rPr>
            </w:pPr>
            <w:r w:rsidRPr="0088079D">
              <w:rPr>
                <w:rFonts w:cs="Arial"/>
                <w:szCs w:val="20"/>
              </w:rPr>
              <w:t>24 Hour Precipitation</w:t>
            </w:r>
          </w:p>
        </w:tc>
        <w:tc>
          <w:tcPr>
            <w:tcW w:w="1401" w:type="dxa"/>
            <w:shd w:val="clear" w:color="auto" w:fill="auto"/>
          </w:tcPr>
          <w:p w14:paraId="1265ED8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PR24</w:t>
            </w:r>
          </w:p>
        </w:tc>
        <w:tc>
          <w:tcPr>
            <w:tcW w:w="2385" w:type="dxa"/>
            <w:shd w:val="clear" w:color="auto" w:fill="auto"/>
          </w:tcPr>
          <w:p w14:paraId="6B56A3A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75D1BD7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RR24</w:t>
            </w:r>
          </w:p>
        </w:tc>
        <w:tc>
          <w:tcPr>
            <w:tcW w:w="2377" w:type="dxa"/>
            <w:shd w:val="clear" w:color="auto" w:fill="auto"/>
          </w:tcPr>
          <w:p w14:paraId="0A5EA99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88079D" w14:paraId="46D32FFB"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B9FE5EB" w14:textId="77777777" w:rsidR="0088079D" w:rsidRPr="0088079D" w:rsidRDefault="0088079D" w:rsidP="00CB7059">
            <w:pPr>
              <w:rPr>
                <w:rFonts w:cs="Arial"/>
                <w:szCs w:val="20"/>
              </w:rPr>
            </w:pPr>
            <w:r w:rsidRPr="0088079D">
              <w:rPr>
                <w:rFonts w:cs="Arial"/>
                <w:szCs w:val="20"/>
              </w:rPr>
              <w:t>Precipitation</w:t>
            </w:r>
          </w:p>
        </w:tc>
        <w:tc>
          <w:tcPr>
            <w:tcW w:w="1401" w:type="dxa"/>
            <w:shd w:val="clear" w:color="auto" w:fill="auto"/>
          </w:tcPr>
          <w:p w14:paraId="20444A9B"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w:t>
            </w:r>
          </w:p>
        </w:tc>
        <w:tc>
          <w:tcPr>
            <w:tcW w:w="2385" w:type="dxa"/>
            <w:shd w:val="clear" w:color="auto" w:fill="auto"/>
          </w:tcPr>
          <w:p w14:paraId="76EED4C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366BB0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w:t>
            </w:r>
          </w:p>
        </w:tc>
        <w:tc>
          <w:tcPr>
            <w:tcW w:w="2377" w:type="dxa"/>
            <w:shd w:val="clear" w:color="auto" w:fill="auto"/>
          </w:tcPr>
          <w:p w14:paraId="5721CD7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88079D" w:rsidRPr="00DF5554" w14:paraId="3F125299"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EE49869" w14:textId="77777777" w:rsidR="0088079D" w:rsidRPr="0088079D" w:rsidRDefault="0088079D" w:rsidP="00CB7059">
            <w:pPr>
              <w:rPr>
                <w:rFonts w:cs="Arial"/>
                <w:szCs w:val="20"/>
              </w:rPr>
            </w:pPr>
            <w:r w:rsidRPr="0088079D">
              <w:rPr>
                <w:rFonts w:cs="Arial"/>
                <w:szCs w:val="20"/>
              </w:rPr>
              <w:t>Precipitation interval</w:t>
            </w:r>
          </w:p>
        </w:tc>
        <w:tc>
          <w:tcPr>
            <w:tcW w:w="1401" w:type="dxa"/>
            <w:shd w:val="clear" w:color="auto" w:fill="auto"/>
          </w:tcPr>
          <w:p w14:paraId="12B7C10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TR</w:t>
            </w:r>
          </w:p>
        </w:tc>
        <w:tc>
          <w:tcPr>
            <w:tcW w:w="2385" w:type="dxa"/>
            <w:shd w:val="clear" w:color="auto" w:fill="auto"/>
          </w:tcPr>
          <w:p w14:paraId="2E74C49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 (Hour number)</w:t>
            </w:r>
          </w:p>
        </w:tc>
        <w:tc>
          <w:tcPr>
            <w:tcW w:w="1590" w:type="dxa"/>
            <w:shd w:val="clear" w:color="auto" w:fill="auto"/>
          </w:tcPr>
          <w:p w14:paraId="50A6C4A6"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TR</w:t>
            </w:r>
          </w:p>
        </w:tc>
        <w:tc>
          <w:tcPr>
            <w:tcW w:w="2377" w:type="dxa"/>
            <w:shd w:val="clear" w:color="auto" w:fill="auto"/>
          </w:tcPr>
          <w:p w14:paraId="28D2EE7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14:paraId="64C03F2C"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CF7807D" w14:textId="77777777" w:rsidR="0088079D" w:rsidRPr="0088079D" w:rsidRDefault="0088079D" w:rsidP="00CB7059">
            <w:pPr>
              <w:rPr>
                <w:rFonts w:cs="Arial"/>
                <w:szCs w:val="20"/>
              </w:rPr>
            </w:pPr>
            <w:r w:rsidRPr="0088079D">
              <w:rPr>
                <w:rFonts w:cs="Arial"/>
                <w:szCs w:val="20"/>
              </w:rPr>
              <w:t>Snow depth</w:t>
            </w:r>
          </w:p>
        </w:tc>
        <w:tc>
          <w:tcPr>
            <w:tcW w:w="1401" w:type="dxa"/>
            <w:shd w:val="clear" w:color="auto" w:fill="auto"/>
          </w:tcPr>
          <w:p w14:paraId="7E090B2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Snow</w:t>
            </w:r>
          </w:p>
        </w:tc>
        <w:tc>
          <w:tcPr>
            <w:tcW w:w="2385" w:type="dxa"/>
            <w:shd w:val="clear" w:color="auto" w:fill="auto"/>
          </w:tcPr>
          <w:p w14:paraId="3BFCFB6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344A4F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SNO</w:t>
            </w:r>
          </w:p>
        </w:tc>
        <w:tc>
          <w:tcPr>
            <w:tcW w:w="2377" w:type="dxa"/>
            <w:shd w:val="clear" w:color="auto" w:fill="auto"/>
          </w:tcPr>
          <w:p w14:paraId="2B793A59"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cm</w:t>
            </w:r>
          </w:p>
        </w:tc>
      </w:tr>
      <w:tr w:rsidR="0088079D" w:rsidRPr="00DF5554" w14:paraId="6DFB385D"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E4468D4" w14:textId="77777777" w:rsidR="0088079D" w:rsidRPr="0088079D" w:rsidRDefault="0088079D" w:rsidP="00CB7059">
            <w:pPr>
              <w:rPr>
                <w:rFonts w:cs="Arial"/>
                <w:szCs w:val="20"/>
              </w:rPr>
            </w:pPr>
            <w:r w:rsidRPr="0088079D">
              <w:rPr>
                <w:rFonts w:cs="Arial"/>
                <w:szCs w:val="20"/>
              </w:rPr>
              <w:t>Wind direction</w:t>
            </w:r>
          </w:p>
        </w:tc>
        <w:tc>
          <w:tcPr>
            <w:tcW w:w="1401" w:type="dxa"/>
            <w:shd w:val="clear" w:color="auto" w:fill="auto"/>
          </w:tcPr>
          <w:p w14:paraId="617671C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DIR</w:t>
            </w:r>
          </w:p>
        </w:tc>
        <w:tc>
          <w:tcPr>
            <w:tcW w:w="2385" w:type="dxa"/>
            <w:shd w:val="clear" w:color="auto" w:fill="auto"/>
          </w:tcPr>
          <w:p w14:paraId="17F85E5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E4861DC"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DIR</w:t>
            </w:r>
          </w:p>
        </w:tc>
        <w:tc>
          <w:tcPr>
            <w:tcW w:w="2377" w:type="dxa"/>
            <w:shd w:val="clear" w:color="auto" w:fill="auto"/>
          </w:tcPr>
          <w:p w14:paraId="29DF137C"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Degree</w:t>
            </w:r>
          </w:p>
        </w:tc>
      </w:tr>
      <w:tr w:rsidR="0088079D" w14:paraId="356F2253"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9AE2A17" w14:textId="77777777" w:rsidR="0088079D" w:rsidRPr="0088079D" w:rsidRDefault="0088079D" w:rsidP="00CB7059">
            <w:pPr>
              <w:rPr>
                <w:rFonts w:cs="Arial"/>
                <w:szCs w:val="20"/>
              </w:rPr>
            </w:pPr>
            <w:r w:rsidRPr="0088079D">
              <w:rPr>
                <w:rFonts w:cs="Arial"/>
                <w:szCs w:val="20"/>
              </w:rPr>
              <w:t>Wind speed at 10 m</w:t>
            </w:r>
          </w:p>
        </w:tc>
        <w:tc>
          <w:tcPr>
            <w:tcW w:w="1401" w:type="dxa"/>
            <w:shd w:val="clear" w:color="auto" w:fill="auto"/>
          </w:tcPr>
          <w:p w14:paraId="09919A3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tc>
        <w:tc>
          <w:tcPr>
            <w:tcW w:w="2385" w:type="dxa"/>
            <w:shd w:val="clear" w:color="auto" w:fill="auto"/>
          </w:tcPr>
          <w:p w14:paraId="31D4D12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C684AA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p w14:paraId="58043305"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34261E8F"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m/s</w:t>
            </w:r>
          </w:p>
        </w:tc>
      </w:tr>
      <w:tr w:rsidR="0088079D" w:rsidRPr="00DF5554" w14:paraId="6B738914"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384A3D8" w14:textId="77777777" w:rsidR="0088079D" w:rsidRPr="0088079D" w:rsidRDefault="0088079D" w:rsidP="00CB7059">
            <w:pPr>
              <w:rPr>
                <w:rFonts w:cs="Arial"/>
                <w:szCs w:val="20"/>
              </w:rPr>
            </w:pPr>
            <w:r w:rsidRPr="0088079D">
              <w:rPr>
                <w:rFonts w:cs="Arial"/>
                <w:szCs w:val="20"/>
              </w:rPr>
              <w:t>Cloud cover</w:t>
            </w:r>
          </w:p>
        </w:tc>
        <w:tc>
          <w:tcPr>
            <w:tcW w:w="1401" w:type="dxa"/>
            <w:shd w:val="clear" w:color="auto" w:fill="auto"/>
          </w:tcPr>
          <w:p w14:paraId="128E593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w:t>
            </w:r>
          </w:p>
        </w:tc>
        <w:tc>
          <w:tcPr>
            <w:tcW w:w="2385" w:type="dxa"/>
            <w:shd w:val="clear" w:color="auto" w:fill="auto"/>
          </w:tcPr>
          <w:p w14:paraId="7A01018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13A43F29"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w:t>
            </w:r>
          </w:p>
        </w:tc>
        <w:tc>
          <w:tcPr>
            <w:tcW w:w="2377" w:type="dxa"/>
            <w:shd w:val="clear" w:color="auto" w:fill="auto"/>
          </w:tcPr>
          <w:p w14:paraId="1F17B47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Octas</w:t>
            </w:r>
          </w:p>
        </w:tc>
      </w:tr>
      <w:tr w:rsidR="0088079D" w:rsidRPr="00DF5554" w14:paraId="2D338FCB"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A5EBF86" w14:textId="77777777" w:rsidR="0088079D" w:rsidRPr="0088079D" w:rsidRDefault="0088079D" w:rsidP="00CB7059">
            <w:pPr>
              <w:rPr>
                <w:rFonts w:cs="Arial"/>
                <w:szCs w:val="20"/>
              </w:rPr>
            </w:pPr>
            <w:r w:rsidRPr="0088079D">
              <w:rPr>
                <w:rFonts w:cs="Arial"/>
                <w:szCs w:val="20"/>
              </w:rPr>
              <w:t>Low cloud cover</w:t>
            </w:r>
          </w:p>
        </w:tc>
        <w:tc>
          <w:tcPr>
            <w:tcW w:w="1401" w:type="dxa"/>
            <w:shd w:val="clear" w:color="auto" w:fill="auto"/>
          </w:tcPr>
          <w:p w14:paraId="2FE649E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L</w:t>
            </w:r>
          </w:p>
        </w:tc>
        <w:tc>
          <w:tcPr>
            <w:tcW w:w="2385" w:type="dxa"/>
            <w:shd w:val="clear" w:color="auto" w:fill="auto"/>
          </w:tcPr>
          <w:p w14:paraId="30ACFA2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7068E73"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L</w:t>
            </w:r>
          </w:p>
        </w:tc>
        <w:tc>
          <w:tcPr>
            <w:tcW w:w="2377" w:type="dxa"/>
            <w:shd w:val="clear" w:color="auto" w:fill="auto"/>
          </w:tcPr>
          <w:p w14:paraId="5193C684"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Octas</w:t>
            </w:r>
          </w:p>
        </w:tc>
      </w:tr>
      <w:tr w:rsidR="0088079D" w:rsidRPr="00DF5554" w14:paraId="73280311"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E20306B" w14:textId="77777777" w:rsidR="0088079D" w:rsidRPr="0088079D" w:rsidRDefault="0088079D" w:rsidP="00CB7059">
            <w:pPr>
              <w:rPr>
                <w:rFonts w:cs="Arial"/>
                <w:szCs w:val="20"/>
              </w:rPr>
            </w:pPr>
            <w:r w:rsidRPr="0088079D">
              <w:rPr>
                <w:rFonts w:cs="Arial"/>
                <w:szCs w:val="20"/>
              </w:rPr>
              <w:t>Radiation 1 Hour</w:t>
            </w:r>
          </w:p>
        </w:tc>
        <w:tc>
          <w:tcPr>
            <w:tcW w:w="1401" w:type="dxa"/>
            <w:shd w:val="clear" w:color="auto" w:fill="auto"/>
          </w:tcPr>
          <w:p w14:paraId="23EE5243"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RD</w:t>
            </w:r>
          </w:p>
        </w:tc>
        <w:tc>
          <w:tcPr>
            <w:tcW w:w="2385" w:type="dxa"/>
            <w:shd w:val="clear" w:color="auto" w:fill="auto"/>
          </w:tcPr>
          <w:p w14:paraId="08D6A29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D27606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GL1h</w:t>
            </w:r>
          </w:p>
        </w:tc>
        <w:tc>
          <w:tcPr>
            <w:tcW w:w="2377" w:type="dxa"/>
            <w:shd w:val="clear" w:color="auto" w:fill="auto"/>
          </w:tcPr>
          <w:p w14:paraId="5AAB27F0"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J/m2</w:t>
            </w:r>
          </w:p>
        </w:tc>
      </w:tr>
      <w:tr w:rsidR="0088079D" w:rsidRPr="00DF5554" w14:paraId="794EB73A"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10A9E0E" w14:textId="77777777" w:rsidR="0088079D" w:rsidRPr="0088079D" w:rsidRDefault="0088079D" w:rsidP="00CB7059">
            <w:pPr>
              <w:rPr>
                <w:rFonts w:cs="Arial"/>
                <w:szCs w:val="20"/>
              </w:rPr>
            </w:pPr>
            <w:r w:rsidRPr="0088079D">
              <w:rPr>
                <w:rFonts w:cs="Arial"/>
                <w:szCs w:val="20"/>
              </w:rPr>
              <w:t>24 Hour Radiation</w:t>
            </w:r>
          </w:p>
        </w:tc>
        <w:tc>
          <w:tcPr>
            <w:tcW w:w="1401" w:type="dxa"/>
            <w:shd w:val="clear" w:color="auto" w:fill="auto"/>
          </w:tcPr>
          <w:p w14:paraId="6F5E7B1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RD24</w:t>
            </w:r>
          </w:p>
        </w:tc>
        <w:tc>
          <w:tcPr>
            <w:tcW w:w="2385" w:type="dxa"/>
            <w:shd w:val="clear" w:color="auto" w:fill="auto"/>
          </w:tcPr>
          <w:p w14:paraId="16A512CD"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55CEF63F"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GL24</w:t>
            </w:r>
          </w:p>
        </w:tc>
        <w:tc>
          <w:tcPr>
            <w:tcW w:w="2377" w:type="dxa"/>
            <w:shd w:val="clear" w:color="auto" w:fill="auto"/>
          </w:tcPr>
          <w:p w14:paraId="7FC9BC6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J/m2</w:t>
            </w:r>
          </w:p>
        </w:tc>
      </w:tr>
      <w:tr w:rsidR="0088079D" w:rsidRPr="00DF5554" w14:paraId="23AE2BDE"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5BD8223B" w14:textId="77777777" w:rsidR="0088079D" w:rsidRPr="0088079D" w:rsidRDefault="0088079D" w:rsidP="00CB7059">
            <w:pPr>
              <w:rPr>
                <w:rFonts w:cs="Arial"/>
                <w:szCs w:val="20"/>
              </w:rPr>
            </w:pPr>
            <w:r w:rsidRPr="0088079D">
              <w:rPr>
                <w:rFonts w:cs="Arial"/>
                <w:szCs w:val="20"/>
              </w:rPr>
              <w:t>Atmospheric pressure at station level</w:t>
            </w:r>
          </w:p>
        </w:tc>
        <w:tc>
          <w:tcPr>
            <w:tcW w:w="1401" w:type="dxa"/>
            <w:shd w:val="clear" w:color="auto" w:fill="auto"/>
          </w:tcPr>
          <w:p w14:paraId="0DA61C82"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AP</w:t>
            </w:r>
          </w:p>
        </w:tc>
        <w:tc>
          <w:tcPr>
            <w:tcW w:w="2385" w:type="dxa"/>
            <w:shd w:val="clear" w:color="auto" w:fill="auto"/>
          </w:tcPr>
          <w:p w14:paraId="38A0705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7E0337AF"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QFE</w:t>
            </w:r>
          </w:p>
        </w:tc>
        <w:tc>
          <w:tcPr>
            <w:tcW w:w="2377" w:type="dxa"/>
            <w:shd w:val="clear" w:color="auto" w:fill="auto"/>
          </w:tcPr>
          <w:p w14:paraId="5C7C329A"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88079D" w:rsidRPr="00DF5554" w14:paraId="6DDF8E5C"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BD5A908" w14:textId="77777777" w:rsidR="0088079D" w:rsidRPr="0088079D" w:rsidRDefault="0088079D" w:rsidP="00CB7059">
            <w:pPr>
              <w:rPr>
                <w:rFonts w:cs="Arial"/>
                <w:szCs w:val="20"/>
              </w:rPr>
            </w:pPr>
            <w:r w:rsidRPr="0088079D">
              <w:rPr>
                <w:rFonts w:cs="Arial"/>
                <w:szCs w:val="20"/>
              </w:rPr>
              <w:t>Atmospheric pressure at station level</w:t>
            </w:r>
          </w:p>
        </w:tc>
        <w:tc>
          <w:tcPr>
            <w:tcW w:w="1401" w:type="dxa"/>
            <w:shd w:val="clear" w:color="auto" w:fill="auto"/>
          </w:tcPr>
          <w:p w14:paraId="7EC2796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QFF</w:t>
            </w:r>
          </w:p>
        </w:tc>
        <w:tc>
          <w:tcPr>
            <w:tcW w:w="2385" w:type="dxa"/>
            <w:shd w:val="clear" w:color="auto" w:fill="auto"/>
          </w:tcPr>
          <w:p w14:paraId="05B7B0F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730BEFA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QFF</w:t>
            </w:r>
          </w:p>
        </w:tc>
        <w:tc>
          <w:tcPr>
            <w:tcW w:w="2377" w:type="dxa"/>
            <w:shd w:val="clear" w:color="auto" w:fill="auto"/>
          </w:tcPr>
          <w:p w14:paraId="2BF4EAC7"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8079D" w:rsidRPr="00DF5554" w14:paraId="66B416D0"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46556DC" w14:textId="77777777" w:rsidR="0088079D" w:rsidRPr="0088079D" w:rsidRDefault="0088079D" w:rsidP="00CB7059">
            <w:pPr>
              <w:rPr>
                <w:rFonts w:cs="Arial"/>
                <w:szCs w:val="20"/>
              </w:rPr>
            </w:pPr>
            <w:r w:rsidRPr="0088079D">
              <w:rPr>
                <w:rFonts w:cs="Arial"/>
                <w:szCs w:val="20"/>
              </w:rPr>
              <w:t>Sunshine 1 Hour</w:t>
            </w:r>
          </w:p>
        </w:tc>
        <w:tc>
          <w:tcPr>
            <w:tcW w:w="1401" w:type="dxa"/>
            <w:shd w:val="clear" w:color="auto" w:fill="auto"/>
          </w:tcPr>
          <w:p w14:paraId="2EC1FE14"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SH</w:t>
            </w:r>
          </w:p>
        </w:tc>
        <w:tc>
          <w:tcPr>
            <w:tcW w:w="2385" w:type="dxa"/>
            <w:shd w:val="clear" w:color="auto" w:fill="auto"/>
          </w:tcPr>
          <w:p w14:paraId="633D1C08"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3A6945C9"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Sh</w:t>
            </w:r>
          </w:p>
        </w:tc>
        <w:tc>
          <w:tcPr>
            <w:tcW w:w="2377" w:type="dxa"/>
            <w:shd w:val="clear" w:color="auto" w:fill="auto"/>
          </w:tcPr>
          <w:p w14:paraId="73A6F28E"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minutes</w:t>
            </w:r>
          </w:p>
        </w:tc>
      </w:tr>
      <w:tr w:rsidR="0088079D" w:rsidRPr="00DF5554" w14:paraId="250A1047"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5DC12B0" w14:textId="77777777" w:rsidR="0088079D" w:rsidRPr="0088079D" w:rsidRDefault="0088079D" w:rsidP="00CB7059">
            <w:pPr>
              <w:rPr>
                <w:rFonts w:cs="Arial"/>
                <w:szCs w:val="20"/>
              </w:rPr>
            </w:pPr>
            <w:r w:rsidRPr="0088079D">
              <w:rPr>
                <w:rFonts w:cs="Arial"/>
                <w:szCs w:val="20"/>
              </w:rPr>
              <w:t>Sunshine 24 Hour</w:t>
            </w:r>
          </w:p>
        </w:tc>
        <w:tc>
          <w:tcPr>
            <w:tcW w:w="1401" w:type="dxa"/>
            <w:shd w:val="clear" w:color="auto" w:fill="auto"/>
          </w:tcPr>
          <w:p w14:paraId="06C5BDB6"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SH24</w:t>
            </w:r>
          </w:p>
        </w:tc>
        <w:tc>
          <w:tcPr>
            <w:tcW w:w="2385" w:type="dxa"/>
            <w:shd w:val="clear" w:color="auto" w:fill="auto"/>
          </w:tcPr>
          <w:p w14:paraId="6B0BA570"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38D6ADFA"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SS24</w:t>
            </w:r>
          </w:p>
        </w:tc>
        <w:tc>
          <w:tcPr>
            <w:tcW w:w="2377" w:type="dxa"/>
            <w:shd w:val="clear" w:color="auto" w:fill="auto"/>
          </w:tcPr>
          <w:p w14:paraId="1EDD2611"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minutes</w:t>
            </w:r>
          </w:p>
        </w:tc>
      </w:tr>
      <w:tr w:rsidR="0088079D" w:rsidRPr="00027CD7" w14:paraId="748512B3"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0E1F2CD1" w14:textId="77777777" w:rsidR="0088079D" w:rsidRPr="0088079D" w:rsidRDefault="0088079D" w:rsidP="00CB7059">
            <w:pPr>
              <w:rPr>
                <w:rFonts w:cs="Arial"/>
                <w:szCs w:val="20"/>
              </w:rPr>
            </w:pPr>
            <w:r w:rsidRPr="0088079D">
              <w:rPr>
                <w:rFonts w:cs="Arial"/>
                <w:szCs w:val="20"/>
              </w:rPr>
              <w:t>Visibility</w:t>
            </w:r>
          </w:p>
        </w:tc>
        <w:tc>
          <w:tcPr>
            <w:tcW w:w="1401" w:type="dxa"/>
            <w:shd w:val="clear" w:color="auto" w:fill="auto"/>
          </w:tcPr>
          <w:p w14:paraId="5D070A2B"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VIS</w:t>
            </w:r>
          </w:p>
        </w:tc>
        <w:tc>
          <w:tcPr>
            <w:tcW w:w="2385" w:type="dxa"/>
            <w:shd w:val="clear" w:color="auto" w:fill="auto"/>
          </w:tcPr>
          <w:p w14:paraId="721DEEF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16516F5" w14:textId="77777777" w:rsidR="0088079D" w:rsidRPr="0088079D" w:rsidRDefault="0088079D"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VIS</w:t>
            </w:r>
          </w:p>
        </w:tc>
        <w:tc>
          <w:tcPr>
            <w:tcW w:w="2377" w:type="dxa"/>
            <w:shd w:val="clear" w:color="auto" w:fill="auto"/>
          </w:tcPr>
          <w:p w14:paraId="1E2E627D" w14:textId="77777777" w:rsidR="0088079D" w:rsidRPr="0088079D" w:rsidRDefault="008D71D8" w:rsidP="00CB7059">
            <w:pPr>
              <w:cnfStyle w:val="000000100000" w:firstRow="0" w:lastRow="0" w:firstColumn="0" w:lastColumn="0" w:oddVBand="0" w:evenVBand="0" w:oddHBand="1" w:evenHBand="0" w:firstRowFirstColumn="0" w:firstRowLastColumn="0" w:lastRowFirstColumn="0" w:lastRowLastColumn="0"/>
              <w:rPr>
                <w:rFonts w:cs="Arial"/>
                <w:bCs/>
                <w:szCs w:val="20"/>
              </w:rPr>
            </w:pPr>
            <w:r>
              <w:rPr>
                <w:rFonts w:cs="Arial"/>
                <w:bCs/>
                <w:szCs w:val="20"/>
              </w:rPr>
              <w:t>km</w:t>
            </w:r>
          </w:p>
        </w:tc>
      </w:tr>
      <w:tr w:rsidR="0088079D" w:rsidRPr="00DF5554" w14:paraId="14D90BD8" w14:textId="77777777" w:rsidTr="0088079D">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02B58B3" w14:textId="77777777" w:rsidR="0088079D" w:rsidRPr="0088079D" w:rsidRDefault="0088079D" w:rsidP="00CB7059">
            <w:pPr>
              <w:rPr>
                <w:rFonts w:cs="Arial"/>
                <w:szCs w:val="20"/>
              </w:rPr>
            </w:pPr>
            <w:r w:rsidRPr="0088079D">
              <w:rPr>
                <w:rFonts w:cs="Arial"/>
                <w:szCs w:val="20"/>
              </w:rPr>
              <w:t>Relative Humidity</w:t>
            </w:r>
          </w:p>
        </w:tc>
        <w:tc>
          <w:tcPr>
            <w:tcW w:w="1401" w:type="dxa"/>
            <w:shd w:val="clear" w:color="auto" w:fill="auto"/>
          </w:tcPr>
          <w:p w14:paraId="09F68A0C"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RH</w:t>
            </w:r>
          </w:p>
        </w:tc>
        <w:tc>
          <w:tcPr>
            <w:tcW w:w="2385" w:type="dxa"/>
            <w:shd w:val="clear" w:color="auto" w:fill="auto"/>
          </w:tcPr>
          <w:p w14:paraId="521A989E"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615DD052"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(added by code)</w:t>
            </w:r>
          </w:p>
        </w:tc>
        <w:tc>
          <w:tcPr>
            <w:tcW w:w="2377" w:type="dxa"/>
            <w:shd w:val="clear" w:color="auto" w:fill="auto"/>
          </w:tcPr>
          <w:p w14:paraId="670DBB58" w14:textId="77777777" w:rsidR="0088079D" w:rsidRPr="0088079D" w:rsidRDefault="0088079D" w:rsidP="00CB7059">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w:t>
            </w:r>
          </w:p>
        </w:tc>
      </w:tr>
      <w:tr w:rsidR="009C221A" w:rsidRPr="00DF5554" w14:paraId="31D9FFA0" w14:textId="77777777" w:rsidTr="0088079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5A80E05" w14:textId="77777777" w:rsidR="009C221A" w:rsidRPr="0088079D" w:rsidRDefault="009C221A" w:rsidP="00CB7059">
            <w:pPr>
              <w:rPr>
                <w:rFonts w:cs="Arial"/>
                <w:szCs w:val="20"/>
              </w:rPr>
            </w:pPr>
            <w:r>
              <w:rPr>
                <w:rFonts w:cs="Arial"/>
                <w:szCs w:val="20"/>
              </w:rPr>
              <w:t>Soil State</w:t>
            </w:r>
          </w:p>
        </w:tc>
        <w:tc>
          <w:tcPr>
            <w:tcW w:w="1401" w:type="dxa"/>
            <w:shd w:val="clear" w:color="auto" w:fill="auto"/>
          </w:tcPr>
          <w:p w14:paraId="7B2ECAA0"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SOIL</w:t>
            </w:r>
          </w:p>
        </w:tc>
        <w:tc>
          <w:tcPr>
            <w:tcW w:w="2385" w:type="dxa"/>
            <w:shd w:val="clear" w:color="auto" w:fill="auto"/>
          </w:tcPr>
          <w:p w14:paraId="4D206325"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6E886891"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GS</w:t>
            </w:r>
          </w:p>
        </w:tc>
        <w:tc>
          <w:tcPr>
            <w:tcW w:w="2377" w:type="dxa"/>
            <w:shd w:val="clear" w:color="auto" w:fill="auto"/>
          </w:tcPr>
          <w:p w14:paraId="0220729F" w14:textId="77777777" w:rsidR="009C221A" w:rsidRPr="0088079D" w:rsidRDefault="009C221A" w:rsidP="00CB7059">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13306A02" w14:textId="77777777" w:rsidR="0088079D" w:rsidRDefault="0088079D" w:rsidP="000C4A26">
      <w:pPr>
        <w:ind w:left="720" w:hanging="360"/>
      </w:pPr>
    </w:p>
    <w:p w14:paraId="435F80C7" w14:textId="77777777" w:rsidR="00E46AFE" w:rsidRPr="0042297D" w:rsidRDefault="00E46AFE" w:rsidP="00E46AFE">
      <w:pPr>
        <w:pStyle w:val="JRCLevel-3title"/>
        <w:numPr>
          <w:ilvl w:val="2"/>
          <w:numId w:val="3"/>
        </w:numPr>
        <w:ind w:left="720"/>
      </w:pPr>
      <w:bookmarkStart w:id="150" w:name="_Toc68684794"/>
      <w:r>
        <w:t>MOS file</w:t>
      </w:r>
      <w:r w:rsidRPr="0042297D">
        <w:t xml:space="preserve"> Format</w:t>
      </w:r>
      <w:bookmarkEnd w:id="150"/>
    </w:p>
    <w:p w14:paraId="41DC3905" w14:textId="0DE9C40E" w:rsidR="00E46AFE" w:rsidRDefault="00E46AFE" w:rsidP="00E46AFE">
      <w:pPr>
        <w:rPr>
          <w:rFonts w:cs="Arial"/>
          <w:szCs w:val="20"/>
        </w:rPr>
      </w:pPr>
      <w:r>
        <w:rPr>
          <w:rFonts w:cs="Arial"/>
          <w:szCs w:val="20"/>
        </w:rPr>
        <w:t xml:space="preserve">The MOS file (daily) contains the hourly MOS values for the interval: 00 of </w:t>
      </w:r>
      <w:r w:rsidR="006F4CD1">
        <w:rPr>
          <w:rFonts w:cs="Arial"/>
          <w:szCs w:val="20"/>
        </w:rPr>
        <w:t xml:space="preserve">the </w:t>
      </w:r>
      <w:r>
        <w:rPr>
          <w:rFonts w:cs="Arial"/>
          <w:szCs w:val="20"/>
        </w:rPr>
        <w:t>day in elaboration – 06 next day.</w:t>
      </w:r>
    </w:p>
    <w:p w14:paraId="38844FC8" w14:textId="5E3A9ACE" w:rsidR="00E46AFE" w:rsidRPr="00774050" w:rsidRDefault="006F4CD1" w:rsidP="00E46AFE">
      <w:pPr>
        <w:rPr>
          <w:rFonts w:cs="Arial"/>
          <w:szCs w:val="20"/>
        </w:rPr>
      </w:pPr>
      <w:r>
        <w:rPr>
          <w:rFonts w:cs="Arial"/>
          <w:szCs w:val="20"/>
        </w:rPr>
        <w:t>C</w:t>
      </w:r>
      <w:r w:rsidR="00E46AFE" w:rsidRPr="00774050">
        <w:rPr>
          <w:rFonts w:cs="Arial"/>
          <w:szCs w:val="20"/>
        </w:rPr>
        <w:t xml:space="preserve">onversion table between the CSV columns and </w:t>
      </w:r>
      <w:r>
        <w:rPr>
          <w:rFonts w:cs="Arial"/>
          <w:szCs w:val="20"/>
        </w:rPr>
        <w:t xml:space="preserve">the </w:t>
      </w:r>
      <w:r w:rsidR="00E46AFE" w:rsidRPr="00774050">
        <w:rPr>
          <w:rFonts w:cs="Arial"/>
          <w:szCs w:val="20"/>
        </w:rPr>
        <w:t>DAT file:</w:t>
      </w:r>
    </w:p>
    <w:tbl>
      <w:tblPr>
        <w:tblStyle w:val="Grigliatab4"/>
        <w:tblW w:w="9985" w:type="dxa"/>
        <w:tblLook w:val="04A0" w:firstRow="1" w:lastRow="0" w:firstColumn="1" w:lastColumn="0" w:noHBand="0" w:noVBand="1"/>
      </w:tblPr>
      <w:tblGrid>
        <w:gridCol w:w="2232"/>
        <w:gridCol w:w="1401"/>
        <w:gridCol w:w="2385"/>
        <w:gridCol w:w="1590"/>
        <w:gridCol w:w="2377"/>
      </w:tblGrid>
      <w:tr w:rsidR="00E46AFE" w:rsidRPr="0088079D" w14:paraId="242678F8" w14:textId="77777777" w:rsidTr="009B47FB">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D9D9D9" w:themeFill="background1" w:themeFillShade="D9"/>
          </w:tcPr>
          <w:p w14:paraId="46F572C3" w14:textId="77777777" w:rsidR="00E46AFE" w:rsidRPr="0088079D" w:rsidRDefault="00E46AFE" w:rsidP="009B47FB">
            <w:pPr>
              <w:rPr>
                <w:rFonts w:cs="Arial"/>
                <w:color w:val="auto"/>
                <w:szCs w:val="20"/>
              </w:rPr>
            </w:pPr>
            <w:r w:rsidRPr="0088079D">
              <w:rPr>
                <w:rFonts w:cs="Arial"/>
                <w:color w:val="auto"/>
                <w:szCs w:val="20"/>
              </w:rPr>
              <w:t>Property description</w:t>
            </w:r>
          </w:p>
        </w:tc>
        <w:tc>
          <w:tcPr>
            <w:tcW w:w="1401" w:type="dxa"/>
            <w:shd w:val="clear" w:color="auto" w:fill="D9D9D9" w:themeFill="background1" w:themeFillShade="D9"/>
          </w:tcPr>
          <w:p w14:paraId="51408B24"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DAT columns</w:t>
            </w:r>
          </w:p>
        </w:tc>
        <w:tc>
          <w:tcPr>
            <w:tcW w:w="2385" w:type="dxa"/>
            <w:shd w:val="clear" w:color="auto" w:fill="D9D9D9" w:themeFill="background1" w:themeFillShade="D9"/>
          </w:tcPr>
          <w:p w14:paraId="3426B7ED"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Note</w:t>
            </w:r>
          </w:p>
        </w:tc>
        <w:tc>
          <w:tcPr>
            <w:tcW w:w="1590" w:type="dxa"/>
            <w:shd w:val="clear" w:color="auto" w:fill="D9D9D9" w:themeFill="background1" w:themeFillShade="D9"/>
          </w:tcPr>
          <w:p w14:paraId="4C6ABC63"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CSV Columns</w:t>
            </w:r>
          </w:p>
        </w:tc>
        <w:tc>
          <w:tcPr>
            <w:tcW w:w="2377" w:type="dxa"/>
            <w:shd w:val="clear" w:color="auto" w:fill="D9D9D9" w:themeFill="background1" w:themeFillShade="D9"/>
          </w:tcPr>
          <w:p w14:paraId="35CA1222" w14:textId="77777777" w:rsidR="00E46AFE" w:rsidRPr="0088079D" w:rsidRDefault="00E46AFE"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88079D">
              <w:rPr>
                <w:rFonts w:cs="Arial"/>
                <w:color w:val="auto"/>
                <w:szCs w:val="20"/>
              </w:rPr>
              <w:t>Unit of Measure</w:t>
            </w:r>
          </w:p>
        </w:tc>
      </w:tr>
      <w:tr w:rsidR="00E46AFE" w:rsidRPr="0088079D" w14:paraId="640E52CB"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72FB9B08" w14:textId="77777777" w:rsidR="00E46AFE" w:rsidRPr="0088079D" w:rsidRDefault="00E46AFE" w:rsidP="009B47FB">
            <w:pPr>
              <w:rPr>
                <w:rFonts w:cs="Arial"/>
                <w:szCs w:val="20"/>
              </w:rPr>
            </w:pPr>
            <w:r w:rsidRPr="0088079D">
              <w:rPr>
                <w:rFonts w:cs="Arial"/>
                <w:szCs w:val="20"/>
              </w:rPr>
              <w:t>Station number</w:t>
            </w:r>
          </w:p>
        </w:tc>
        <w:tc>
          <w:tcPr>
            <w:tcW w:w="1401" w:type="dxa"/>
            <w:shd w:val="clear" w:color="auto" w:fill="auto"/>
          </w:tcPr>
          <w:p w14:paraId="3977730C"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Station</w:t>
            </w:r>
          </w:p>
        </w:tc>
        <w:tc>
          <w:tcPr>
            <w:tcW w:w="2385" w:type="dxa"/>
            <w:shd w:val="clear" w:color="auto" w:fill="auto"/>
          </w:tcPr>
          <w:p w14:paraId="368577F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3958FC9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INDEX</w:t>
            </w:r>
          </w:p>
        </w:tc>
        <w:tc>
          <w:tcPr>
            <w:tcW w:w="2377" w:type="dxa"/>
            <w:shd w:val="clear" w:color="auto" w:fill="auto"/>
          </w:tcPr>
          <w:p w14:paraId="25DE812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p>
        </w:tc>
      </w:tr>
      <w:tr w:rsidR="00E46AFE" w:rsidRPr="0088079D" w14:paraId="242F0A0B" w14:textId="77777777" w:rsidTr="009B47FB">
        <w:trPr>
          <w:trHeight w:val="7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148B1F79" w14:textId="77777777" w:rsidR="00E46AFE" w:rsidRPr="0088079D" w:rsidRDefault="00E46AFE" w:rsidP="009B47FB">
            <w:pPr>
              <w:rPr>
                <w:rFonts w:cs="Arial"/>
                <w:szCs w:val="20"/>
              </w:rPr>
            </w:pPr>
            <w:r w:rsidRPr="0088079D">
              <w:rPr>
                <w:rFonts w:cs="Arial"/>
                <w:szCs w:val="20"/>
              </w:rPr>
              <w:lastRenderedPageBreak/>
              <w:t>Day Time</w:t>
            </w:r>
          </w:p>
        </w:tc>
        <w:tc>
          <w:tcPr>
            <w:tcW w:w="1401" w:type="dxa"/>
            <w:shd w:val="clear" w:color="auto" w:fill="auto"/>
          </w:tcPr>
          <w:p w14:paraId="384323BF"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DayTime</w:t>
            </w:r>
          </w:p>
        </w:tc>
        <w:tc>
          <w:tcPr>
            <w:tcW w:w="2385" w:type="dxa"/>
            <w:shd w:val="clear" w:color="auto" w:fill="auto"/>
          </w:tcPr>
          <w:p w14:paraId="02BF3879"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 (YYYYMMDDHH24)</w:t>
            </w:r>
          </w:p>
        </w:tc>
        <w:tc>
          <w:tcPr>
            <w:tcW w:w="1590" w:type="dxa"/>
            <w:shd w:val="clear" w:color="auto" w:fill="auto"/>
          </w:tcPr>
          <w:p w14:paraId="7CE62483"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YYYY, MM, DD, HHmm</w:t>
            </w:r>
          </w:p>
        </w:tc>
        <w:tc>
          <w:tcPr>
            <w:tcW w:w="2377" w:type="dxa"/>
            <w:shd w:val="clear" w:color="auto" w:fill="auto"/>
          </w:tcPr>
          <w:p w14:paraId="2413BC6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6AFE" w:rsidRPr="0088079D" w14:paraId="346D9CB6"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BA106F0" w14:textId="77777777" w:rsidR="00E46AFE" w:rsidRPr="0088079D" w:rsidRDefault="00E46AFE" w:rsidP="009B47FB">
            <w:pPr>
              <w:rPr>
                <w:rFonts w:cs="Arial"/>
                <w:szCs w:val="20"/>
              </w:rPr>
            </w:pPr>
            <w:r w:rsidRPr="0088079D">
              <w:rPr>
                <w:rFonts w:cs="Arial"/>
                <w:szCs w:val="20"/>
              </w:rPr>
              <w:t>Air Temperature</w:t>
            </w:r>
          </w:p>
        </w:tc>
        <w:tc>
          <w:tcPr>
            <w:tcW w:w="1401" w:type="dxa"/>
            <w:shd w:val="clear" w:color="auto" w:fill="auto"/>
          </w:tcPr>
          <w:p w14:paraId="2B93EED8"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TT</w:t>
            </w:r>
          </w:p>
        </w:tc>
        <w:tc>
          <w:tcPr>
            <w:tcW w:w="2385" w:type="dxa"/>
            <w:shd w:val="clear" w:color="auto" w:fill="auto"/>
          </w:tcPr>
          <w:p w14:paraId="653E9D2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2E1F9BFD"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TL</w:t>
            </w:r>
          </w:p>
        </w:tc>
        <w:tc>
          <w:tcPr>
            <w:tcW w:w="2377" w:type="dxa"/>
            <w:shd w:val="clear" w:color="auto" w:fill="auto"/>
          </w:tcPr>
          <w:p w14:paraId="0DB002F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Celsius Degree</w:t>
            </w:r>
          </w:p>
        </w:tc>
      </w:tr>
      <w:tr w:rsidR="00E46AFE" w:rsidRPr="0088079D" w14:paraId="5067FF33"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6C21BEB1" w14:textId="77777777" w:rsidR="00E46AFE" w:rsidRPr="0088079D" w:rsidRDefault="00E46AFE" w:rsidP="009B47FB">
            <w:pPr>
              <w:rPr>
                <w:rFonts w:cs="Arial"/>
                <w:szCs w:val="20"/>
              </w:rPr>
            </w:pPr>
            <w:r w:rsidRPr="0088079D">
              <w:rPr>
                <w:rFonts w:cs="Arial"/>
                <w:szCs w:val="20"/>
              </w:rPr>
              <w:t>Dew point temperature</w:t>
            </w:r>
          </w:p>
        </w:tc>
        <w:tc>
          <w:tcPr>
            <w:tcW w:w="1401" w:type="dxa"/>
            <w:shd w:val="clear" w:color="auto" w:fill="auto"/>
          </w:tcPr>
          <w:p w14:paraId="659D7E91"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tc>
        <w:tc>
          <w:tcPr>
            <w:tcW w:w="2385" w:type="dxa"/>
            <w:shd w:val="clear" w:color="auto" w:fill="auto"/>
          </w:tcPr>
          <w:p w14:paraId="660D5AAA"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295C0B5E"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TD</w:t>
            </w:r>
          </w:p>
          <w:p w14:paraId="4B2CE64C"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148BC096"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Celsius Degree</w:t>
            </w:r>
          </w:p>
        </w:tc>
      </w:tr>
      <w:tr w:rsidR="00E46AFE" w14:paraId="4DCF68FD"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0B63705" w14:textId="77777777" w:rsidR="00E46AFE" w:rsidRPr="0088079D" w:rsidRDefault="00E46AFE" w:rsidP="009B47FB">
            <w:pPr>
              <w:rPr>
                <w:rFonts w:cs="Arial"/>
                <w:szCs w:val="20"/>
              </w:rPr>
            </w:pPr>
            <w:r w:rsidRPr="0088079D">
              <w:rPr>
                <w:rFonts w:cs="Arial"/>
                <w:szCs w:val="20"/>
              </w:rPr>
              <w:t>Hourly Precipitation</w:t>
            </w:r>
          </w:p>
        </w:tc>
        <w:tc>
          <w:tcPr>
            <w:tcW w:w="1401" w:type="dxa"/>
            <w:shd w:val="clear" w:color="auto" w:fill="auto"/>
          </w:tcPr>
          <w:p w14:paraId="29699F72"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PREC</w:t>
            </w:r>
          </w:p>
        </w:tc>
        <w:tc>
          <w:tcPr>
            <w:tcW w:w="2385" w:type="dxa"/>
            <w:shd w:val="clear" w:color="auto" w:fill="auto"/>
          </w:tcPr>
          <w:p w14:paraId="5416B01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056DDD0A"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RR1h</w:t>
            </w:r>
          </w:p>
        </w:tc>
        <w:tc>
          <w:tcPr>
            <w:tcW w:w="2377" w:type="dxa"/>
            <w:shd w:val="clear" w:color="auto" w:fill="auto"/>
          </w:tcPr>
          <w:p w14:paraId="62C5801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E46AFE" w:rsidRPr="00DF5554" w14:paraId="79AECCA0"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8FB9711" w14:textId="77777777" w:rsidR="00E46AFE" w:rsidRPr="0088079D" w:rsidRDefault="00E46AFE" w:rsidP="009B47FB">
            <w:pPr>
              <w:rPr>
                <w:rFonts w:cs="Arial"/>
                <w:szCs w:val="20"/>
              </w:rPr>
            </w:pPr>
            <w:r w:rsidRPr="0088079D">
              <w:rPr>
                <w:rFonts w:cs="Arial"/>
                <w:szCs w:val="20"/>
              </w:rPr>
              <w:t>6 Hour Precipitation</w:t>
            </w:r>
          </w:p>
        </w:tc>
        <w:tc>
          <w:tcPr>
            <w:tcW w:w="1401" w:type="dxa"/>
            <w:shd w:val="clear" w:color="auto" w:fill="auto"/>
          </w:tcPr>
          <w:p w14:paraId="56DF22E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PR06</w:t>
            </w:r>
          </w:p>
        </w:tc>
        <w:tc>
          <w:tcPr>
            <w:tcW w:w="2385" w:type="dxa"/>
            <w:shd w:val="clear" w:color="auto" w:fill="auto"/>
          </w:tcPr>
          <w:p w14:paraId="494A7C1D"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98844F8"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RR06</w:t>
            </w:r>
          </w:p>
        </w:tc>
        <w:tc>
          <w:tcPr>
            <w:tcW w:w="2377" w:type="dxa"/>
            <w:shd w:val="clear" w:color="auto" w:fill="auto"/>
          </w:tcPr>
          <w:p w14:paraId="0BCAAF2B"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mm</w:t>
            </w:r>
          </w:p>
        </w:tc>
      </w:tr>
      <w:tr w:rsidR="00E46AFE" w:rsidRPr="00DF5554" w14:paraId="50A9FD02"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1ED0552" w14:textId="77777777" w:rsidR="00E46AFE" w:rsidRPr="0088079D" w:rsidRDefault="00E46AFE" w:rsidP="009B47FB">
            <w:pPr>
              <w:rPr>
                <w:rFonts w:cs="Arial"/>
                <w:szCs w:val="20"/>
              </w:rPr>
            </w:pPr>
            <w:r w:rsidRPr="0088079D">
              <w:rPr>
                <w:rFonts w:cs="Arial"/>
                <w:szCs w:val="20"/>
              </w:rPr>
              <w:t>24 Hour Precipitation</w:t>
            </w:r>
          </w:p>
        </w:tc>
        <w:tc>
          <w:tcPr>
            <w:tcW w:w="1401" w:type="dxa"/>
            <w:shd w:val="clear" w:color="auto" w:fill="auto"/>
          </w:tcPr>
          <w:p w14:paraId="3CF1E38C"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PR24</w:t>
            </w:r>
          </w:p>
        </w:tc>
        <w:tc>
          <w:tcPr>
            <w:tcW w:w="2385" w:type="dxa"/>
            <w:shd w:val="clear" w:color="auto" w:fill="auto"/>
          </w:tcPr>
          <w:p w14:paraId="26B333A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Numerical value</w:t>
            </w:r>
          </w:p>
        </w:tc>
        <w:tc>
          <w:tcPr>
            <w:tcW w:w="1590" w:type="dxa"/>
            <w:shd w:val="clear" w:color="auto" w:fill="auto"/>
          </w:tcPr>
          <w:p w14:paraId="43D12D36"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RR24</w:t>
            </w:r>
          </w:p>
        </w:tc>
        <w:tc>
          <w:tcPr>
            <w:tcW w:w="2377" w:type="dxa"/>
            <w:shd w:val="clear" w:color="auto" w:fill="auto"/>
          </w:tcPr>
          <w:p w14:paraId="4AC05C83"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bCs/>
                <w:szCs w:val="20"/>
              </w:rPr>
            </w:pPr>
            <w:r w:rsidRPr="0088079D">
              <w:rPr>
                <w:rFonts w:cs="Arial"/>
                <w:bCs/>
                <w:szCs w:val="20"/>
              </w:rPr>
              <w:t>mm</w:t>
            </w:r>
          </w:p>
        </w:tc>
      </w:tr>
      <w:tr w:rsidR="00E46AFE" w14:paraId="2CEDA55C"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45C1364" w14:textId="77777777" w:rsidR="00E46AFE" w:rsidRPr="0088079D" w:rsidRDefault="00E46AFE" w:rsidP="009B47FB">
            <w:pPr>
              <w:rPr>
                <w:rFonts w:cs="Arial"/>
                <w:szCs w:val="20"/>
              </w:rPr>
            </w:pPr>
            <w:r w:rsidRPr="0088079D">
              <w:rPr>
                <w:rFonts w:cs="Arial"/>
                <w:szCs w:val="20"/>
              </w:rPr>
              <w:t>Wind speed at 10 m</w:t>
            </w:r>
          </w:p>
        </w:tc>
        <w:tc>
          <w:tcPr>
            <w:tcW w:w="1401" w:type="dxa"/>
            <w:shd w:val="clear" w:color="auto" w:fill="auto"/>
          </w:tcPr>
          <w:p w14:paraId="7B6098C0"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tc>
        <w:tc>
          <w:tcPr>
            <w:tcW w:w="2385" w:type="dxa"/>
            <w:shd w:val="clear" w:color="auto" w:fill="auto"/>
          </w:tcPr>
          <w:p w14:paraId="43D0EB25"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Numerical value</w:t>
            </w:r>
          </w:p>
        </w:tc>
        <w:tc>
          <w:tcPr>
            <w:tcW w:w="1590" w:type="dxa"/>
            <w:shd w:val="clear" w:color="auto" w:fill="auto"/>
          </w:tcPr>
          <w:p w14:paraId="40D9CBC6"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FF</w:t>
            </w:r>
          </w:p>
          <w:p w14:paraId="7E6B42E4"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377" w:type="dxa"/>
            <w:shd w:val="clear" w:color="auto" w:fill="auto"/>
          </w:tcPr>
          <w:p w14:paraId="73F22E78" w14:textId="77777777" w:rsidR="00E46AFE" w:rsidRPr="0088079D"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88079D">
              <w:rPr>
                <w:rFonts w:cs="Arial"/>
                <w:szCs w:val="20"/>
              </w:rPr>
              <w:t>m/s</w:t>
            </w:r>
          </w:p>
        </w:tc>
      </w:tr>
      <w:tr w:rsidR="00E46AFE" w:rsidRPr="00DF5554" w14:paraId="176CCE70"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33ED8653" w14:textId="77777777" w:rsidR="00E46AFE" w:rsidRPr="0088079D" w:rsidRDefault="00E46AFE" w:rsidP="009B47FB">
            <w:pPr>
              <w:rPr>
                <w:rFonts w:cs="Arial"/>
                <w:szCs w:val="20"/>
              </w:rPr>
            </w:pPr>
            <w:r>
              <w:rPr>
                <w:rFonts w:cs="Arial"/>
                <w:szCs w:val="20"/>
              </w:rPr>
              <w:t>1H Maximum precipitation</w:t>
            </w:r>
          </w:p>
        </w:tc>
        <w:tc>
          <w:tcPr>
            <w:tcW w:w="1401" w:type="dxa"/>
            <w:shd w:val="clear" w:color="auto" w:fill="auto"/>
          </w:tcPr>
          <w:p w14:paraId="3A46F81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RRRX1</w:t>
            </w:r>
          </w:p>
        </w:tc>
        <w:tc>
          <w:tcPr>
            <w:tcW w:w="2385" w:type="dxa"/>
            <w:shd w:val="clear" w:color="auto" w:fill="auto"/>
          </w:tcPr>
          <w:p w14:paraId="4FA77CD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676C3331"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LAYER1</w:t>
            </w:r>
          </w:p>
        </w:tc>
        <w:tc>
          <w:tcPr>
            <w:tcW w:w="2377" w:type="dxa"/>
            <w:shd w:val="clear" w:color="auto" w:fill="auto"/>
          </w:tcPr>
          <w:p w14:paraId="3CF4D3C4" w14:textId="77777777" w:rsidR="00E46AFE" w:rsidRPr="0088079D"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E46AFE" w:rsidRPr="00DF5554" w14:paraId="19288367"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438560F" w14:textId="77777777" w:rsidR="00E46AFE" w:rsidRDefault="00E46AFE" w:rsidP="009B47FB">
            <w:pPr>
              <w:rPr>
                <w:rFonts w:cs="Arial"/>
                <w:szCs w:val="20"/>
              </w:rPr>
            </w:pPr>
            <w:r>
              <w:rPr>
                <w:rFonts w:cs="Arial"/>
                <w:szCs w:val="20"/>
              </w:rPr>
              <w:t>6H Maximum precipitation</w:t>
            </w:r>
          </w:p>
        </w:tc>
        <w:tc>
          <w:tcPr>
            <w:tcW w:w="1401" w:type="dxa"/>
            <w:shd w:val="clear" w:color="auto" w:fill="auto"/>
          </w:tcPr>
          <w:p w14:paraId="404A6034"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RRRX6</w:t>
            </w:r>
          </w:p>
        </w:tc>
        <w:tc>
          <w:tcPr>
            <w:tcW w:w="2385" w:type="dxa"/>
            <w:shd w:val="clear" w:color="auto" w:fill="auto"/>
          </w:tcPr>
          <w:p w14:paraId="0059942B"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0795F0F8"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LAYER2</w:t>
            </w:r>
          </w:p>
        </w:tc>
        <w:tc>
          <w:tcPr>
            <w:tcW w:w="2377" w:type="dxa"/>
            <w:shd w:val="clear" w:color="auto" w:fill="auto"/>
          </w:tcPr>
          <w:p w14:paraId="1E4A082E"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mm</w:t>
            </w:r>
          </w:p>
        </w:tc>
      </w:tr>
      <w:tr w:rsidR="00E46AFE" w:rsidRPr="00DF5554" w14:paraId="29AB2C06" w14:textId="77777777" w:rsidTr="009B47F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4245C193" w14:textId="77777777" w:rsidR="00E46AFE" w:rsidRDefault="00E46AFE" w:rsidP="009B47FB">
            <w:pPr>
              <w:rPr>
                <w:rFonts w:cs="Arial"/>
                <w:szCs w:val="20"/>
              </w:rPr>
            </w:pPr>
            <w:r>
              <w:rPr>
                <w:rFonts w:cs="Arial"/>
                <w:szCs w:val="20"/>
              </w:rPr>
              <w:t>12 Maximum precipitation</w:t>
            </w:r>
          </w:p>
        </w:tc>
        <w:tc>
          <w:tcPr>
            <w:tcW w:w="1401" w:type="dxa"/>
            <w:shd w:val="clear" w:color="auto" w:fill="auto"/>
          </w:tcPr>
          <w:p w14:paraId="091FFA9C"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RRRX12</w:t>
            </w:r>
          </w:p>
        </w:tc>
        <w:tc>
          <w:tcPr>
            <w:tcW w:w="2385" w:type="dxa"/>
            <w:shd w:val="clear" w:color="auto" w:fill="auto"/>
          </w:tcPr>
          <w:p w14:paraId="2ADDF882"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209351CB"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LAYER3</w:t>
            </w:r>
          </w:p>
        </w:tc>
        <w:tc>
          <w:tcPr>
            <w:tcW w:w="2377" w:type="dxa"/>
            <w:shd w:val="clear" w:color="auto" w:fill="auto"/>
          </w:tcPr>
          <w:p w14:paraId="4EB5A5EC" w14:textId="77777777" w:rsidR="00E46AFE" w:rsidRDefault="00E46AFE"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E46AFE" w:rsidRPr="00DF5554" w14:paraId="249AF5B5" w14:textId="77777777" w:rsidTr="009B47FB">
        <w:trPr>
          <w:trHeight w:val="379"/>
        </w:trPr>
        <w:tc>
          <w:tcPr>
            <w:cnfStyle w:val="001000000000" w:firstRow="0" w:lastRow="0" w:firstColumn="1" w:lastColumn="0" w:oddVBand="0" w:evenVBand="0" w:oddHBand="0" w:evenHBand="0" w:firstRowFirstColumn="0" w:firstRowLastColumn="0" w:lastRowFirstColumn="0" w:lastRowLastColumn="0"/>
            <w:tcW w:w="2232" w:type="dxa"/>
            <w:shd w:val="clear" w:color="auto" w:fill="auto"/>
          </w:tcPr>
          <w:p w14:paraId="26C49B21" w14:textId="77777777" w:rsidR="00E46AFE" w:rsidRDefault="00E46AFE" w:rsidP="009B47FB">
            <w:pPr>
              <w:rPr>
                <w:rFonts w:cs="Arial"/>
                <w:szCs w:val="20"/>
              </w:rPr>
            </w:pPr>
            <w:r>
              <w:rPr>
                <w:rFonts w:cs="Arial"/>
                <w:szCs w:val="20"/>
              </w:rPr>
              <w:t>24 Maximum precipitation</w:t>
            </w:r>
          </w:p>
        </w:tc>
        <w:tc>
          <w:tcPr>
            <w:tcW w:w="1401" w:type="dxa"/>
            <w:shd w:val="clear" w:color="auto" w:fill="auto"/>
          </w:tcPr>
          <w:p w14:paraId="5F7FF643"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RRRX24</w:t>
            </w:r>
          </w:p>
        </w:tc>
        <w:tc>
          <w:tcPr>
            <w:tcW w:w="2385" w:type="dxa"/>
            <w:shd w:val="clear" w:color="auto" w:fill="auto"/>
          </w:tcPr>
          <w:p w14:paraId="4B1747CC"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Numerical value</w:t>
            </w:r>
          </w:p>
        </w:tc>
        <w:tc>
          <w:tcPr>
            <w:tcW w:w="1590" w:type="dxa"/>
            <w:shd w:val="clear" w:color="auto" w:fill="auto"/>
          </w:tcPr>
          <w:p w14:paraId="572A46AF"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LAYER4</w:t>
            </w:r>
          </w:p>
        </w:tc>
        <w:tc>
          <w:tcPr>
            <w:tcW w:w="2377" w:type="dxa"/>
            <w:shd w:val="clear" w:color="auto" w:fill="auto"/>
          </w:tcPr>
          <w:p w14:paraId="0BE67ECB" w14:textId="77777777" w:rsidR="00E46AFE" w:rsidRDefault="00E46AFE"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mm</w:t>
            </w:r>
          </w:p>
        </w:tc>
      </w:tr>
    </w:tbl>
    <w:p w14:paraId="67D0F0ED" w14:textId="77777777" w:rsidR="00E46AFE" w:rsidRDefault="00E46AFE" w:rsidP="00E46AFE">
      <w:pPr>
        <w:ind w:left="720" w:hanging="360"/>
      </w:pPr>
    </w:p>
    <w:p w14:paraId="55B79B93" w14:textId="77777777" w:rsidR="007A34DA" w:rsidRDefault="007A34DA" w:rsidP="00CE5589"/>
    <w:p w14:paraId="7FD82A52" w14:textId="77777777" w:rsidR="00CE5589" w:rsidRPr="00C511DD" w:rsidRDefault="004E69D9" w:rsidP="00590FCF">
      <w:pPr>
        <w:pStyle w:val="JRCLevel-2title"/>
        <w:numPr>
          <w:ilvl w:val="0"/>
          <w:numId w:val="0"/>
        </w:numPr>
        <w:ind w:left="576"/>
        <w:rPr>
          <w:rFonts w:ascii="Arial" w:hAnsi="Arial" w:cs="Arial"/>
        </w:rPr>
      </w:pPr>
      <w:bookmarkStart w:id="151" w:name="_Toc68684795"/>
      <w:r w:rsidRPr="0042297D">
        <w:t xml:space="preserve">3.2 </w:t>
      </w:r>
      <w:r w:rsidR="00BC3894" w:rsidRPr="0042297D">
        <w:t>Weak</w:t>
      </w:r>
      <w:r w:rsidR="00CE5589" w:rsidRPr="0042297D">
        <w:t xml:space="preserve"> checks level</w:t>
      </w:r>
      <w:bookmarkEnd w:id="151"/>
    </w:p>
    <w:p w14:paraId="22DC766A" w14:textId="1EAE4DC5" w:rsidR="005546A4" w:rsidRPr="00F63B3F" w:rsidRDefault="005546A4" w:rsidP="005546A4">
      <w:pPr>
        <w:rPr>
          <w:rFonts w:cs="Arial"/>
          <w:szCs w:val="20"/>
        </w:rPr>
      </w:pPr>
      <w:r w:rsidRPr="00F63B3F">
        <w:rPr>
          <w:rFonts w:cs="Arial"/>
          <w:szCs w:val="20"/>
        </w:rPr>
        <w:t>The weak checks level</w:t>
      </w:r>
      <w:r w:rsidR="006F4CD1">
        <w:rPr>
          <w:rFonts w:cs="Arial"/>
          <w:szCs w:val="20"/>
        </w:rPr>
        <w:t xml:space="preserve"> </w:t>
      </w:r>
      <w:r w:rsidRPr="00F63B3F">
        <w:rPr>
          <w:rFonts w:cs="Arial"/>
          <w:szCs w:val="20"/>
        </w:rPr>
        <w:t>execute</w:t>
      </w:r>
      <w:r w:rsidR="006F4CD1">
        <w:rPr>
          <w:rFonts w:cs="Arial"/>
          <w:szCs w:val="20"/>
        </w:rPr>
        <w:t>s</w:t>
      </w:r>
      <w:r w:rsidRPr="00F63B3F">
        <w:rPr>
          <w:rFonts w:cs="Arial"/>
          <w:szCs w:val="20"/>
        </w:rPr>
        <w:t xml:space="preserve"> checks</w:t>
      </w:r>
      <w:r w:rsidR="005B03B3" w:rsidRPr="00F63B3F">
        <w:rPr>
          <w:rFonts w:cs="Arial"/>
          <w:szCs w:val="20"/>
        </w:rPr>
        <w:t xml:space="preserve"> (based only on </w:t>
      </w:r>
      <w:r w:rsidR="004E69D9" w:rsidRPr="00F63B3F">
        <w:rPr>
          <w:rFonts w:cs="Arial"/>
          <w:szCs w:val="20"/>
        </w:rPr>
        <w:t xml:space="preserve">hourly </w:t>
      </w:r>
      <w:r w:rsidR="005B03B3" w:rsidRPr="00F63B3F">
        <w:rPr>
          <w:rFonts w:cs="Arial"/>
          <w:szCs w:val="20"/>
        </w:rPr>
        <w:t>observations)</w:t>
      </w:r>
      <w:r w:rsidRPr="00F63B3F">
        <w:rPr>
          <w:rFonts w:cs="Arial"/>
          <w:szCs w:val="20"/>
        </w:rPr>
        <w:t xml:space="preserve"> for the following parameters:</w:t>
      </w:r>
    </w:p>
    <w:p w14:paraId="7EB78643" w14:textId="1FEA41DB" w:rsidR="005546A4" w:rsidRDefault="006F4CD1">
      <w:pPr>
        <w:pStyle w:val="Paragrafoelenco"/>
      </w:pPr>
      <w:r>
        <w:t>2-m a</w:t>
      </w:r>
      <w:r w:rsidR="005546A4" w:rsidRPr="00A51E73">
        <w:t>ir temperature</w:t>
      </w:r>
    </w:p>
    <w:p w14:paraId="61A6BCA9" w14:textId="77777777" w:rsidR="003B0A08" w:rsidRPr="00A51E73" w:rsidRDefault="003B0A08">
      <w:pPr>
        <w:pStyle w:val="Paragrafoelenco"/>
      </w:pPr>
      <w:r>
        <w:t xml:space="preserve">Minimum and maximum </w:t>
      </w:r>
      <w:r w:rsidR="006F4CD1">
        <w:t xml:space="preserve">2-m air </w:t>
      </w:r>
      <w:r>
        <w:t>temperature</w:t>
      </w:r>
    </w:p>
    <w:p w14:paraId="54A09734" w14:textId="77777777" w:rsidR="005546A4" w:rsidRPr="00A51E73" w:rsidRDefault="005546A4">
      <w:pPr>
        <w:pStyle w:val="Paragrafoelenco"/>
      </w:pPr>
      <w:r w:rsidRPr="00A51E73">
        <w:t>Dew point temperature</w:t>
      </w:r>
    </w:p>
    <w:p w14:paraId="2FD590BD" w14:textId="77777777" w:rsidR="005546A4" w:rsidRPr="00A51E73" w:rsidRDefault="00DB2193">
      <w:pPr>
        <w:pStyle w:val="Paragrafoelenco"/>
      </w:pPr>
      <w:r>
        <w:t>Cloud cover</w:t>
      </w:r>
    </w:p>
    <w:p w14:paraId="2F1E7D40" w14:textId="77777777" w:rsidR="005546A4" w:rsidRPr="00A51E73" w:rsidRDefault="005546A4">
      <w:pPr>
        <w:pStyle w:val="Paragrafoelenco"/>
      </w:pPr>
      <w:r w:rsidRPr="00A51E73">
        <w:t>Amount of precipitation</w:t>
      </w:r>
    </w:p>
    <w:p w14:paraId="3FB7CAE1" w14:textId="77777777" w:rsidR="005546A4" w:rsidRPr="00A51E73" w:rsidRDefault="005546A4">
      <w:pPr>
        <w:pStyle w:val="Paragrafoelenco"/>
      </w:pPr>
      <w:r w:rsidRPr="00A51E73">
        <w:t>Pressure at sea level</w:t>
      </w:r>
    </w:p>
    <w:p w14:paraId="08EEF049" w14:textId="77777777" w:rsidR="005546A4" w:rsidRPr="00A51E73" w:rsidRDefault="005546A4">
      <w:pPr>
        <w:pStyle w:val="Paragrafoelenco"/>
      </w:pPr>
      <w:r w:rsidRPr="00A51E73">
        <w:t>Wind speed &amp; direction</w:t>
      </w:r>
    </w:p>
    <w:p w14:paraId="5184CC21" w14:textId="77777777" w:rsidR="005546A4" w:rsidRPr="00A51E73" w:rsidRDefault="005546A4">
      <w:pPr>
        <w:pStyle w:val="Paragrafoelenco"/>
      </w:pPr>
      <w:r w:rsidRPr="00A51E73">
        <w:t>Duration of sunshine</w:t>
      </w:r>
    </w:p>
    <w:p w14:paraId="6E97DCE3" w14:textId="77777777" w:rsidR="005546A4" w:rsidRDefault="00DB2193">
      <w:pPr>
        <w:pStyle w:val="Paragrafoelenco"/>
      </w:pPr>
      <w:r>
        <w:t>Relative humidity</w:t>
      </w:r>
    </w:p>
    <w:p w14:paraId="5301D491" w14:textId="77777777" w:rsidR="00DB2193" w:rsidRPr="00A51E73" w:rsidRDefault="00DB2193">
      <w:pPr>
        <w:pStyle w:val="Paragrafoelenco"/>
      </w:pPr>
      <w:r>
        <w:t>Atmospheric pressure</w:t>
      </w:r>
    </w:p>
    <w:p w14:paraId="0844B24B" w14:textId="77777777" w:rsidR="005546A4" w:rsidRPr="00A51E73" w:rsidRDefault="00DB2193">
      <w:pPr>
        <w:pStyle w:val="Paragrafoelenco"/>
      </w:pPr>
      <w:r>
        <w:t>Solar</w:t>
      </w:r>
      <w:r w:rsidR="005546A4" w:rsidRPr="00A51E73">
        <w:t xml:space="preserve"> radiation</w:t>
      </w:r>
    </w:p>
    <w:p w14:paraId="4E78A523" w14:textId="3CE63D71" w:rsidR="005546A4" w:rsidRPr="00F63B3F" w:rsidRDefault="005546A4" w:rsidP="005546A4">
      <w:pPr>
        <w:rPr>
          <w:rFonts w:cs="Arial"/>
          <w:szCs w:val="20"/>
        </w:rPr>
      </w:pPr>
      <w:r w:rsidRPr="00F63B3F">
        <w:rPr>
          <w:rFonts w:cs="Arial"/>
          <w:szCs w:val="20"/>
        </w:rPr>
        <w:t>Currently checks for visibility and state of the soil</w:t>
      </w:r>
      <w:r w:rsidR="006F4CD1">
        <w:rPr>
          <w:rFonts w:cs="Arial"/>
          <w:szCs w:val="20"/>
        </w:rPr>
        <w:t xml:space="preserve"> </w:t>
      </w:r>
      <w:r w:rsidR="006F4CD1" w:rsidRPr="00F63B3F">
        <w:rPr>
          <w:rFonts w:cs="Arial"/>
          <w:szCs w:val="20"/>
        </w:rPr>
        <w:t>are not configured</w:t>
      </w:r>
      <w:r w:rsidRPr="00F63B3F">
        <w:rPr>
          <w:rFonts w:cs="Arial"/>
          <w:szCs w:val="20"/>
        </w:rPr>
        <w:t>.</w:t>
      </w:r>
    </w:p>
    <w:p w14:paraId="05640AE8" w14:textId="60AF8272" w:rsidR="00AB4C4B" w:rsidRPr="00F63B3F" w:rsidRDefault="006F4CD1" w:rsidP="005546A4">
      <w:pPr>
        <w:rPr>
          <w:rFonts w:cs="Arial"/>
          <w:szCs w:val="20"/>
        </w:rPr>
      </w:pPr>
      <w:r>
        <w:rPr>
          <w:rFonts w:cs="Arial"/>
          <w:szCs w:val="20"/>
        </w:rPr>
        <w:t xml:space="preserve">The </w:t>
      </w:r>
      <w:r w:rsidR="00AB4C4B" w:rsidRPr="00F63B3F">
        <w:rPr>
          <w:rFonts w:cs="Arial"/>
          <w:szCs w:val="20"/>
        </w:rPr>
        <w:t>following weak checks</w:t>
      </w:r>
      <w:r>
        <w:rPr>
          <w:rFonts w:cs="Arial"/>
          <w:szCs w:val="20"/>
        </w:rPr>
        <w:t xml:space="preserve"> are implemented</w:t>
      </w:r>
      <w:r w:rsidR="00AB4C4B" w:rsidRPr="00F63B3F">
        <w:rPr>
          <w:rFonts w:cs="Arial"/>
          <w:szCs w:val="20"/>
        </w:rPr>
        <w:t>:</w:t>
      </w:r>
    </w:p>
    <w:p w14:paraId="6A031BED" w14:textId="482C3BE9" w:rsidR="00AB4C4B" w:rsidRDefault="006F4CD1">
      <w:pPr>
        <w:pStyle w:val="Paragrafoelenco"/>
      </w:pPr>
      <w:r>
        <w:t>2-m a</w:t>
      </w:r>
      <w:r w:rsidR="00AB4C4B">
        <w:t>ir temperature</w:t>
      </w:r>
      <w:r w:rsidR="00C5255B">
        <w:t xml:space="preserve"> checks</w:t>
      </w:r>
    </w:p>
    <w:p w14:paraId="14535567" w14:textId="240C9EA5" w:rsidR="00AB4C4B" w:rsidRPr="00AB4C4B" w:rsidRDefault="006F4CD1">
      <w:pPr>
        <w:pStyle w:val="Paragrafoelenco"/>
        <w:numPr>
          <w:ilvl w:val="1"/>
          <w:numId w:val="51"/>
        </w:numPr>
      </w:pPr>
      <w:r>
        <w:t>2-m a</w:t>
      </w:r>
      <w:r w:rsidR="00AB4C4B" w:rsidRPr="00AB4C4B">
        <w:t xml:space="preserve">ir </w:t>
      </w:r>
      <w:r>
        <w:t>t</w:t>
      </w:r>
      <w:r w:rsidR="00AB4C4B" w:rsidRPr="00AB4C4B">
        <w:t xml:space="preserve">emperature values outside -80 / +60 Celsius degrees. </w:t>
      </w:r>
      <w:r>
        <w:t>V</w:t>
      </w:r>
      <w:r w:rsidR="00AB4C4B" w:rsidRPr="00AB4C4B">
        <w:t>alue</w:t>
      </w:r>
      <w:r>
        <w:t>s</w:t>
      </w:r>
      <w:r w:rsidR="00AB4C4B" w:rsidRPr="00AB4C4B">
        <w:t xml:space="preserve"> </w:t>
      </w:r>
      <w:r>
        <w:t xml:space="preserve">flagged as </w:t>
      </w:r>
      <w:r w:rsidR="00AB4C4B" w:rsidRPr="00AB4C4B">
        <w:t>WRONG.</w:t>
      </w:r>
    </w:p>
    <w:p w14:paraId="5BFFFF06" w14:textId="1EFC656F" w:rsidR="00AB4C4B" w:rsidRPr="00AB4C4B" w:rsidRDefault="006F4CD1">
      <w:pPr>
        <w:pStyle w:val="Paragrafoelenco"/>
        <w:numPr>
          <w:ilvl w:val="1"/>
          <w:numId w:val="51"/>
        </w:numPr>
      </w:pPr>
      <w:r>
        <w:t>Difference of 2-m a</w:t>
      </w:r>
      <w:r w:rsidR="00AB4C4B" w:rsidRPr="00AB4C4B">
        <w:t>ir temperature between two consecutive records (</w:t>
      </w:r>
      <w:r w:rsidR="000A1129">
        <w:t>h</w:t>
      </w:r>
      <w:r w:rsidR="00AB4C4B" w:rsidRPr="00AB4C4B">
        <w:t xml:space="preserve">ourly </w:t>
      </w:r>
      <w:r w:rsidR="000A1129">
        <w:t>observations</w:t>
      </w:r>
      <w:r w:rsidR="00AB4C4B" w:rsidRPr="00AB4C4B">
        <w:t xml:space="preserve">) &lt; 0.1 degree. </w:t>
      </w:r>
      <w:r w:rsidR="00CF389C" w:rsidRPr="00573C36">
        <w:t xml:space="preserve">The alert </w:t>
      </w:r>
      <w:r>
        <w:t xml:space="preserve">is </w:t>
      </w:r>
      <w:r w:rsidR="00CF389C" w:rsidRPr="00573C36">
        <w:t>raise</w:t>
      </w:r>
      <w:r>
        <w:t>d</w:t>
      </w:r>
      <w:r w:rsidR="00CF389C" w:rsidRPr="00573C36">
        <w:t xml:space="preserve"> after the error has</w:t>
      </w:r>
      <w:r>
        <w:t xml:space="preserve"> been</w:t>
      </w:r>
      <w:r w:rsidR="00CF389C" w:rsidRPr="00573C36">
        <w:t xml:space="preserve"> identifi</w:t>
      </w:r>
      <w:r>
        <w:t>ed</w:t>
      </w:r>
      <w:r w:rsidR="00CF389C" w:rsidRPr="00573C36">
        <w:t xml:space="preserve"> at least 15 times. </w:t>
      </w:r>
      <w:r>
        <w:t>V</w:t>
      </w:r>
      <w:r w:rsidR="00AB4C4B" w:rsidRPr="00573C36">
        <w:t>a</w:t>
      </w:r>
      <w:r w:rsidR="00CF389C" w:rsidRPr="00573C36">
        <w:t>lue</w:t>
      </w:r>
      <w:r>
        <w:t>s</w:t>
      </w:r>
      <w:r w:rsidR="00CF389C" w:rsidRPr="00573C36">
        <w:t xml:space="preserve"> </w:t>
      </w:r>
      <w:r>
        <w:t xml:space="preserve">are flagged as </w:t>
      </w:r>
      <w:r w:rsidR="00CF389C" w:rsidRPr="00573C36">
        <w:t>SUSPICIOUS</w:t>
      </w:r>
      <w:r>
        <w:t>.</w:t>
      </w:r>
      <w:r w:rsidR="00CF389C" w:rsidRPr="00573C36">
        <w:t xml:space="preserve"> </w:t>
      </w:r>
      <w:r>
        <w:t xml:space="preserve">This control is not active for the observational network reporting integer </w:t>
      </w:r>
      <w:r w:rsidR="00573C36">
        <w:t>temperature values</w:t>
      </w:r>
    </w:p>
    <w:p w14:paraId="06E76246" w14:textId="56C5E15B" w:rsidR="00AB4C4B" w:rsidRDefault="006F4CD1">
      <w:pPr>
        <w:pStyle w:val="Paragrafoelenco"/>
        <w:numPr>
          <w:ilvl w:val="1"/>
          <w:numId w:val="51"/>
        </w:numPr>
      </w:pPr>
      <w:r>
        <w:lastRenderedPageBreak/>
        <w:t>Difference of 2-m a</w:t>
      </w:r>
      <w:r w:rsidR="00AB4C4B" w:rsidRPr="00AB4C4B">
        <w:t xml:space="preserve">ir temperature between two consecutive records (either hourly or 3-hourly) &gt; 15 degree. </w:t>
      </w:r>
      <w:r>
        <w:t>V</w:t>
      </w:r>
      <w:r w:rsidR="00AB4C4B" w:rsidRPr="00AB4C4B">
        <w:t>alue</w:t>
      </w:r>
      <w:r>
        <w:t>s</w:t>
      </w:r>
      <w:r w:rsidR="00AB4C4B" w:rsidRPr="00AB4C4B">
        <w:t xml:space="preserve"> </w:t>
      </w:r>
      <w:r>
        <w:t>flagged as</w:t>
      </w:r>
      <w:ins w:id="152" w:author="Account Microsoft" w:date="2021-05-11T10:39:00Z">
        <w:r w:rsidR="00526EEA">
          <w:t xml:space="preserve"> </w:t>
        </w:r>
      </w:ins>
      <w:bookmarkStart w:id="153" w:name="_GoBack"/>
      <w:bookmarkEnd w:id="153"/>
      <w:r w:rsidR="00AB4C4B" w:rsidRPr="00AB4C4B">
        <w:t>SUSPICIOUS.</w:t>
      </w:r>
    </w:p>
    <w:p w14:paraId="75B1C9C7" w14:textId="741EF23F" w:rsidR="009B47FB" w:rsidRDefault="009B47FB">
      <w:pPr>
        <w:pStyle w:val="Paragrafoelenco"/>
        <w:numPr>
          <w:ilvl w:val="1"/>
          <w:numId w:val="51"/>
        </w:numPr>
      </w:pPr>
      <w:r>
        <w:t xml:space="preserve">If the absolute difference between the observed </w:t>
      </w:r>
      <w:r w:rsidR="006F4CD1">
        <w:t xml:space="preserve">2-m </w:t>
      </w:r>
      <w:r>
        <w:t xml:space="preserve">air temperature and the correspondent MOS </w:t>
      </w:r>
      <w:r w:rsidR="006F4CD1">
        <w:t xml:space="preserve">2-m </w:t>
      </w:r>
      <w:r>
        <w:t xml:space="preserve">air temperature is greater than 12 degrees the observed air temperature </w:t>
      </w:r>
      <w:r w:rsidR="006F4CD1">
        <w:t>is flagged as  WRONG</w:t>
      </w:r>
    </w:p>
    <w:p w14:paraId="4096D9E5" w14:textId="73D4A321" w:rsidR="009B47FB" w:rsidRDefault="009B47FB">
      <w:pPr>
        <w:pStyle w:val="Paragrafoelenco"/>
        <w:numPr>
          <w:ilvl w:val="1"/>
          <w:numId w:val="51"/>
        </w:numPr>
      </w:pPr>
      <w:r>
        <w:t xml:space="preserve">If the absolute difference between </w:t>
      </w:r>
      <w:r w:rsidR="001746DB">
        <w:t xml:space="preserve">the </w:t>
      </w:r>
      <w:r>
        <w:t xml:space="preserve">observed </w:t>
      </w:r>
      <w:r w:rsidR="001746DB">
        <w:t xml:space="preserve">2-m </w:t>
      </w:r>
      <w:r>
        <w:t>air temperature and the correspondent MOS air temperature is greater than 8.5 degre</w:t>
      </w:r>
      <w:r w:rsidR="001746DB">
        <w:t>e</w:t>
      </w:r>
      <w:r>
        <w:t xml:space="preserve">s and less </w:t>
      </w:r>
      <w:r w:rsidR="001746DB">
        <w:t>than/</w:t>
      </w:r>
      <w:r>
        <w:t>equal to 12 degre</w:t>
      </w:r>
      <w:r w:rsidR="001746DB">
        <w:t>e</w:t>
      </w:r>
      <w:r>
        <w:t xml:space="preserve">s then the observed air temperature </w:t>
      </w:r>
      <w:r w:rsidR="001746DB">
        <w:t>is flagged as SUSPICIOS</w:t>
      </w:r>
    </w:p>
    <w:p w14:paraId="7631F0BE" w14:textId="765E0793" w:rsidR="00975270" w:rsidRDefault="00975270">
      <w:pPr>
        <w:pStyle w:val="Paragrafoelenco"/>
      </w:pPr>
      <w:r>
        <w:t xml:space="preserve">All </w:t>
      </w:r>
      <w:r w:rsidR="00DD7A88">
        <w:t xml:space="preserve">2-m </w:t>
      </w:r>
      <w:r w:rsidR="00A75B08">
        <w:t xml:space="preserve">air </w:t>
      </w:r>
      <w:r w:rsidR="00DD7A88">
        <w:t>m</w:t>
      </w:r>
      <w:r>
        <w:t xml:space="preserve">inimum temperature </w:t>
      </w:r>
      <w:r w:rsidR="00DD7A88">
        <w:t>(</w:t>
      </w:r>
      <w:r>
        <w:t>hour</w:t>
      </w:r>
      <w:r w:rsidR="00DD7A88">
        <w:t>ly</w:t>
      </w:r>
      <w:r>
        <w:t>, 6 hour</w:t>
      </w:r>
      <w:r w:rsidR="00DD7A88">
        <w:t>ly</w:t>
      </w:r>
      <w:r>
        <w:t>, 12 hour</w:t>
      </w:r>
      <w:r w:rsidR="00DD7A88">
        <w:t>ly</w:t>
      </w:r>
      <w:r>
        <w:t>) checks</w:t>
      </w:r>
    </w:p>
    <w:p w14:paraId="74ED9EF5" w14:textId="3BD264FC" w:rsidR="00975270" w:rsidRPr="00AB4C4B" w:rsidRDefault="00975270">
      <w:pPr>
        <w:pStyle w:val="Paragrafoelenco"/>
        <w:numPr>
          <w:ilvl w:val="1"/>
          <w:numId w:val="51"/>
        </w:numPr>
      </w:pPr>
      <w:r>
        <w:t>Minimum</w:t>
      </w:r>
      <w:r w:rsidRPr="00AB4C4B">
        <w:t xml:space="preserve"> </w:t>
      </w:r>
      <w:r>
        <w:t>t</w:t>
      </w:r>
      <w:r w:rsidRPr="00AB4C4B">
        <w:t>emperature value outside -80 / +</w:t>
      </w:r>
      <w:r w:rsidR="006E4EA7">
        <w:t>4</w:t>
      </w:r>
      <w:r w:rsidRPr="00AB4C4B">
        <w:t xml:space="preserve">0 Celsius degrees. </w:t>
      </w:r>
      <w:r w:rsidR="00DD7A88">
        <w:t>V</w:t>
      </w:r>
      <w:r w:rsidRPr="00AB4C4B">
        <w:t xml:space="preserve">alue </w:t>
      </w:r>
      <w:r w:rsidR="00DD7A88">
        <w:t xml:space="preserve">is flagged as </w:t>
      </w:r>
      <w:r w:rsidRPr="00AB4C4B">
        <w:t>WRONG.</w:t>
      </w:r>
    </w:p>
    <w:p w14:paraId="5AF8199C" w14:textId="7C354675" w:rsidR="00975270" w:rsidRPr="00AB4C4B" w:rsidRDefault="00DD7A88">
      <w:pPr>
        <w:pStyle w:val="Paragrafoelenco"/>
        <w:numPr>
          <w:ilvl w:val="1"/>
          <w:numId w:val="51"/>
        </w:numPr>
      </w:pPr>
      <w:r>
        <w:t>Difference of m</w:t>
      </w:r>
      <w:r w:rsidR="00975270">
        <w:t>inimum</w:t>
      </w:r>
      <w:r w:rsidR="00975270" w:rsidRPr="00AB4C4B">
        <w:t xml:space="preserve"> temperature between two consecutive records (</w:t>
      </w:r>
      <w:r w:rsidR="00296B16">
        <w:t>h</w:t>
      </w:r>
      <w:r w:rsidR="00975270" w:rsidRPr="00AB4C4B">
        <w:t>ourly</w:t>
      </w:r>
      <w:r w:rsidR="00296B16">
        <w:t xml:space="preserve"> observations</w:t>
      </w:r>
      <w:r w:rsidR="00975270" w:rsidRPr="00AB4C4B">
        <w:t xml:space="preserve">) &lt; 0.1 degree. </w:t>
      </w:r>
      <w:r w:rsidR="00CF389C" w:rsidRPr="00B508DF">
        <w:rPr>
          <w:strike/>
        </w:rPr>
        <w:t>For TN6 and  TN12 the alert will be raise after the error has identifier at least 15 times</w:t>
      </w:r>
      <w:r w:rsidR="00CF389C" w:rsidRPr="00B508DF">
        <w:t xml:space="preserve">. In this case, </w:t>
      </w:r>
      <w:r w:rsidR="00A75B08">
        <w:t xml:space="preserve">values are flagged </w:t>
      </w:r>
      <w:r w:rsidR="00CF389C" w:rsidRPr="00B508DF">
        <w:t>SUSPICIOUS and the error raise</w:t>
      </w:r>
      <w:r w:rsidR="00A75B08">
        <w:t>d</w:t>
      </w:r>
      <w:r w:rsidR="00CF389C" w:rsidRPr="00B508DF">
        <w:t xml:space="preserve"> in correspondence of the 16-th observation</w:t>
      </w:r>
      <w:r w:rsidR="00975270" w:rsidRPr="00B508DF">
        <w:t>.</w:t>
      </w:r>
    </w:p>
    <w:p w14:paraId="7AFB5234" w14:textId="22DCEBFE" w:rsidR="00975270" w:rsidRPr="00AB4C4B" w:rsidRDefault="00975270">
      <w:pPr>
        <w:pStyle w:val="Paragrafoelenco"/>
        <w:numPr>
          <w:ilvl w:val="1"/>
          <w:numId w:val="51"/>
        </w:numPr>
      </w:pPr>
      <w:r>
        <w:t>Minimum</w:t>
      </w:r>
      <w:r w:rsidRPr="00AB4C4B">
        <w:t xml:space="preserve"> temperature</w:t>
      </w:r>
      <w:r w:rsidR="00A75B08">
        <w:t xml:space="preserve"> difference</w:t>
      </w:r>
      <w:r w:rsidRPr="00AB4C4B">
        <w:t xml:space="preserve"> between two consecutive records (either hourly or 3-hourly) &gt; 15 degree. </w:t>
      </w:r>
      <w:r w:rsidR="00A75B08">
        <w:t>Values are flagged</w:t>
      </w:r>
      <w:r w:rsidRPr="00AB4C4B">
        <w:t xml:space="preserve"> SUSPICIOUS.</w:t>
      </w:r>
    </w:p>
    <w:p w14:paraId="168DA19C" w14:textId="73443DB3" w:rsidR="00975270" w:rsidRDefault="00975270">
      <w:pPr>
        <w:pStyle w:val="Paragrafoelenco"/>
      </w:pPr>
      <w:r>
        <w:t xml:space="preserve">All </w:t>
      </w:r>
      <w:r w:rsidR="00A75B08">
        <w:t>2-m air m</w:t>
      </w:r>
      <w:r>
        <w:t>aximum temperature (hour</w:t>
      </w:r>
      <w:r w:rsidR="00A75B08">
        <w:t>ly</w:t>
      </w:r>
      <w:r>
        <w:t>, 6 hour</w:t>
      </w:r>
      <w:r w:rsidR="00A75B08">
        <w:t>ly</w:t>
      </w:r>
      <w:r>
        <w:t>, 12 hour</w:t>
      </w:r>
      <w:r w:rsidR="00A75B08">
        <w:t>ly</w:t>
      </w:r>
      <w:r>
        <w:t>) checks</w:t>
      </w:r>
    </w:p>
    <w:p w14:paraId="527D95F1" w14:textId="434BD9E9" w:rsidR="00975270" w:rsidRPr="00AB4C4B" w:rsidRDefault="00975270">
      <w:pPr>
        <w:pStyle w:val="Paragrafoelenco"/>
        <w:numPr>
          <w:ilvl w:val="1"/>
          <w:numId w:val="51"/>
        </w:numPr>
      </w:pPr>
      <w:r>
        <w:t>Maximum t</w:t>
      </w:r>
      <w:r w:rsidRPr="00AB4C4B">
        <w:t xml:space="preserve">emperature value outside -80 / +60 Celsius degrees. </w:t>
      </w:r>
      <w:r w:rsidR="00A75B08">
        <w:t>T</w:t>
      </w:r>
      <w:r w:rsidRPr="00AB4C4B">
        <w:t xml:space="preserve">he value </w:t>
      </w:r>
      <w:r w:rsidR="00A75B08">
        <w:t xml:space="preserve">is flagged </w:t>
      </w:r>
      <w:r w:rsidRPr="00AB4C4B">
        <w:t>WRONG.</w:t>
      </w:r>
    </w:p>
    <w:p w14:paraId="36EE2833" w14:textId="30CAB10D" w:rsidR="00975270" w:rsidRPr="00AB4C4B" w:rsidRDefault="00A75B08">
      <w:pPr>
        <w:pStyle w:val="Paragrafoelenco"/>
        <w:numPr>
          <w:ilvl w:val="1"/>
          <w:numId w:val="51"/>
        </w:numPr>
      </w:pPr>
      <w:r>
        <w:t>Difference of m</w:t>
      </w:r>
      <w:r w:rsidR="00975270">
        <w:t xml:space="preserve">aximum </w:t>
      </w:r>
      <w:r w:rsidR="00975270" w:rsidRPr="00AB4C4B">
        <w:t>temperature between two consecutive records (</w:t>
      </w:r>
      <w:r w:rsidR="00296B16">
        <w:t>hourly observations</w:t>
      </w:r>
      <w:r w:rsidR="00975270" w:rsidRPr="00AB4C4B">
        <w:t xml:space="preserve">) &lt; 0.1 degree. </w:t>
      </w:r>
      <w:r w:rsidR="00CF389C" w:rsidRPr="00B508DF">
        <w:rPr>
          <w:strike/>
        </w:rPr>
        <w:t xml:space="preserve">For TX6 and  TX12 the alert will be raise after the error has identifier at least 15 times. </w:t>
      </w:r>
      <w:r w:rsidR="00CF389C" w:rsidRPr="00AB4C4B">
        <w:t xml:space="preserve"> </w:t>
      </w:r>
      <w:r>
        <w:t>V</w:t>
      </w:r>
      <w:r w:rsidR="00CF389C" w:rsidRPr="00AB4C4B">
        <w:t>a</w:t>
      </w:r>
      <w:r w:rsidR="00CF389C">
        <w:t>lue</w:t>
      </w:r>
      <w:r>
        <w:t>s</w:t>
      </w:r>
      <w:r w:rsidR="00CF389C">
        <w:t xml:space="preserve"> </w:t>
      </w:r>
      <w:r>
        <w:t xml:space="preserve">are flagged </w:t>
      </w:r>
      <w:r w:rsidR="00CF389C">
        <w:t>SUSPICIOUS and the error raise</w:t>
      </w:r>
      <w:r>
        <w:t>d</w:t>
      </w:r>
      <w:r w:rsidR="00CF389C">
        <w:t xml:space="preserve"> in correspondence of the 16-th observation</w:t>
      </w:r>
      <w:r w:rsidR="00CF389C" w:rsidRPr="00AB4C4B">
        <w:t>.</w:t>
      </w:r>
    </w:p>
    <w:p w14:paraId="69890AB6" w14:textId="6AF6FD3D" w:rsidR="00975270" w:rsidRPr="00AB4C4B" w:rsidRDefault="00975270">
      <w:pPr>
        <w:pStyle w:val="Paragrafoelenco"/>
        <w:numPr>
          <w:ilvl w:val="1"/>
          <w:numId w:val="51"/>
        </w:numPr>
      </w:pPr>
      <w:r>
        <w:t xml:space="preserve">Maximum </w:t>
      </w:r>
      <w:r w:rsidRPr="00AB4C4B">
        <w:t xml:space="preserve">temperature </w:t>
      </w:r>
      <w:r w:rsidR="00A75B08">
        <w:t xml:space="preserve">difference </w:t>
      </w:r>
      <w:r w:rsidRPr="00AB4C4B">
        <w:t xml:space="preserve">between two consecutive records (either hourly or 3-hourly) &gt; 15 degree. </w:t>
      </w:r>
      <w:r w:rsidR="00A75B08">
        <w:t xml:space="preserve">Values flagged </w:t>
      </w:r>
      <w:r w:rsidRPr="00AB4C4B">
        <w:t>SUSPICIOUS.</w:t>
      </w:r>
    </w:p>
    <w:p w14:paraId="496CCE52" w14:textId="77777777" w:rsidR="00AB4C4B" w:rsidRDefault="00C5255B">
      <w:pPr>
        <w:pStyle w:val="Paragrafoelenco"/>
      </w:pPr>
      <w:r>
        <w:t>D</w:t>
      </w:r>
      <w:r w:rsidR="00AB4C4B">
        <w:t>ew point temperature</w:t>
      </w:r>
      <w:r>
        <w:t xml:space="preserve"> checks</w:t>
      </w:r>
    </w:p>
    <w:p w14:paraId="6E33F056" w14:textId="4E2E9444" w:rsidR="00AB4C4B" w:rsidRPr="00AB4C4B" w:rsidRDefault="00AB4C4B">
      <w:pPr>
        <w:pStyle w:val="Paragrafoelenco"/>
        <w:numPr>
          <w:ilvl w:val="1"/>
          <w:numId w:val="51"/>
        </w:numPr>
      </w:pPr>
      <w:r w:rsidRPr="00AB4C4B">
        <w:t xml:space="preserve">Dew Point </w:t>
      </w:r>
      <w:r w:rsidR="00A75B08">
        <w:t>t</w:t>
      </w:r>
      <w:r w:rsidRPr="00AB4C4B">
        <w:t xml:space="preserve">emperature outside -80 / 35 Celsius degrees. </w:t>
      </w:r>
      <w:r w:rsidR="00A75B08">
        <w:t xml:space="preserve">Values flagged </w:t>
      </w:r>
      <w:r w:rsidRPr="00AB4C4B">
        <w:t>WRONG.</w:t>
      </w:r>
    </w:p>
    <w:p w14:paraId="5997F732" w14:textId="63C594C1" w:rsidR="00AB4C4B" w:rsidRPr="00AB4C4B" w:rsidRDefault="00AB4C4B">
      <w:pPr>
        <w:pStyle w:val="Paragrafoelenco"/>
        <w:numPr>
          <w:ilvl w:val="1"/>
          <w:numId w:val="51"/>
        </w:numPr>
      </w:pPr>
      <w:r w:rsidRPr="00AB4C4B">
        <w:t xml:space="preserve">Dew point temperature &gt; Air Temperature. </w:t>
      </w:r>
      <w:r w:rsidR="00F13539">
        <w:t>If the difference between dew point temperature and air temperature is less t</w:t>
      </w:r>
      <w:r w:rsidR="00A75B08">
        <w:t>h</w:t>
      </w:r>
      <w:r w:rsidR="00F13539">
        <w:t xml:space="preserve">an 1 degree than the dew point temperature </w:t>
      </w:r>
      <w:r w:rsidR="00A75B08">
        <w:t>is</w:t>
      </w:r>
      <w:r w:rsidR="00F13539">
        <w:t xml:space="preserve"> replaced with the air temperature, else </w:t>
      </w:r>
      <w:r w:rsidRPr="00AB4C4B">
        <w:t xml:space="preserve">the value </w:t>
      </w:r>
      <w:r w:rsidR="00A75B08">
        <w:t>is flagged</w:t>
      </w:r>
      <w:r w:rsidRPr="00AB4C4B">
        <w:t xml:space="preserve"> WRONG.</w:t>
      </w:r>
    </w:p>
    <w:p w14:paraId="35F31EFE" w14:textId="5239CB2D" w:rsidR="00AB4C4B" w:rsidRPr="00AB4C4B" w:rsidRDefault="00AB4C4B">
      <w:pPr>
        <w:pStyle w:val="Paragrafoelenco"/>
        <w:numPr>
          <w:ilvl w:val="1"/>
          <w:numId w:val="51"/>
        </w:numPr>
      </w:pPr>
      <w:r w:rsidRPr="00AB4C4B">
        <w:t>Dew point temperature</w:t>
      </w:r>
      <w:r w:rsidR="00A75B08">
        <w:t xml:space="preserve"> difference</w:t>
      </w:r>
      <w:r w:rsidRPr="00AB4C4B">
        <w:t xml:space="preserve"> between two consecutive records (</w:t>
      </w:r>
      <w:r w:rsidR="00A662FF">
        <w:t>h</w:t>
      </w:r>
      <w:r w:rsidRPr="00AB4C4B">
        <w:t xml:space="preserve">ourly </w:t>
      </w:r>
      <w:r w:rsidR="00A662FF">
        <w:t>observations</w:t>
      </w:r>
      <w:r w:rsidRPr="00AB4C4B">
        <w:t xml:space="preserve">) &gt; 11 degree. </w:t>
      </w:r>
      <w:r w:rsidR="00A75B08">
        <w:t>V</w:t>
      </w:r>
      <w:r w:rsidRPr="00AB4C4B">
        <w:t>alue</w:t>
      </w:r>
      <w:r w:rsidR="00A75B08">
        <w:t>s</w:t>
      </w:r>
      <w:r w:rsidRPr="00AB4C4B">
        <w:t xml:space="preserve"> </w:t>
      </w:r>
      <w:r w:rsidR="00A75B08">
        <w:t xml:space="preserve">are flagged </w:t>
      </w:r>
      <w:r w:rsidRPr="00AB4C4B">
        <w:t>SUSPICIOUS.</w:t>
      </w:r>
    </w:p>
    <w:p w14:paraId="4AF8CA58" w14:textId="460EE3AA" w:rsidR="00AB4C4B" w:rsidRDefault="00AB4C4B">
      <w:pPr>
        <w:pStyle w:val="Paragrafoelenco"/>
        <w:numPr>
          <w:ilvl w:val="1"/>
          <w:numId w:val="51"/>
        </w:numPr>
      </w:pPr>
      <w:r w:rsidRPr="00AB4C4B">
        <w:t xml:space="preserve">Dew point temperature </w:t>
      </w:r>
      <w:r w:rsidR="00A75B08">
        <w:t xml:space="preserve">difference </w:t>
      </w:r>
      <w:r w:rsidRPr="00AB4C4B">
        <w:t xml:space="preserve">between two consecutive records </w:t>
      </w:r>
      <w:r w:rsidR="00A662FF" w:rsidRPr="00AB4C4B">
        <w:t>(</w:t>
      </w:r>
      <w:r w:rsidR="00A662FF">
        <w:t>h</w:t>
      </w:r>
      <w:r w:rsidR="00A662FF" w:rsidRPr="00AB4C4B">
        <w:t xml:space="preserve">ourly </w:t>
      </w:r>
      <w:r w:rsidR="00A662FF">
        <w:t>observations</w:t>
      </w:r>
      <w:r w:rsidR="00A662FF" w:rsidRPr="00AB4C4B">
        <w:t>)</w:t>
      </w:r>
      <w:r w:rsidRPr="00AB4C4B">
        <w:t xml:space="preserve"> &lt; 0.</w:t>
      </w:r>
      <w:r w:rsidR="002363ED">
        <w:t>05</w:t>
      </w:r>
      <w:r w:rsidRPr="00AB4C4B">
        <w:t xml:space="preserve"> degree. </w:t>
      </w:r>
      <w:r w:rsidR="00CF389C">
        <w:t xml:space="preserve">The alert </w:t>
      </w:r>
      <w:r w:rsidR="00A75B08">
        <w:t xml:space="preserve">is </w:t>
      </w:r>
      <w:r w:rsidR="00CF389C">
        <w:t>raise</w:t>
      </w:r>
      <w:r w:rsidR="00A75B08">
        <w:t>d</w:t>
      </w:r>
      <w:r w:rsidR="00CF389C">
        <w:t xml:space="preserve"> after the error has</w:t>
      </w:r>
      <w:r w:rsidR="00A75B08">
        <w:t xml:space="preserve"> been</w:t>
      </w:r>
      <w:r w:rsidR="00CF389C">
        <w:t xml:space="preserve"> identifie</w:t>
      </w:r>
      <w:r w:rsidR="00A75B08">
        <w:t>d</w:t>
      </w:r>
      <w:r w:rsidR="00CF389C">
        <w:t xml:space="preserve"> at least </w:t>
      </w:r>
      <w:r w:rsidR="000F2000">
        <w:t>20</w:t>
      </w:r>
      <w:r w:rsidR="00CF389C">
        <w:t xml:space="preserve"> times. </w:t>
      </w:r>
      <w:r w:rsidR="00A75B08">
        <w:t>V</w:t>
      </w:r>
      <w:r w:rsidR="00CF389C" w:rsidRPr="00AB4C4B">
        <w:t>a</w:t>
      </w:r>
      <w:r w:rsidR="00CF389C">
        <w:t>lue</w:t>
      </w:r>
      <w:r w:rsidR="00A75B08">
        <w:t>s</w:t>
      </w:r>
      <w:r w:rsidR="00CF389C">
        <w:t xml:space="preserve"> </w:t>
      </w:r>
      <w:r w:rsidR="00A75B08">
        <w:t xml:space="preserve">are flagged </w:t>
      </w:r>
      <w:r w:rsidR="00CF389C">
        <w:t>SUSPICIOUS and the error raise</w:t>
      </w:r>
      <w:r w:rsidR="00A75B08">
        <w:t>d</w:t>
      </w:r>
      <w:r w:rsidR="00CF389C">
        <w:t xml:space="preserve"> in correspondence of the 16-th observation</w:t>
      </w:r>
      <w:r w:rsidR="00A75B08">
        <w:t>. This check is not active for the observational network</w:t>
      </w:r>
      <w:r w:rsidR="00781BFC">
        <w:t>s</w:t>
      </w:r>
      <w:r w:rsidR="00573C36">
        <w:t xml:space="preserve"> </w:t>
      </w:r>
      <w:r w:rsidR="00A75B08">
        <w:t xml:space="preserve">reporting </w:t>
      </w:r>
      <w:r w:rsidR="00573C36">
        <w:t>integer values</w:t>
      </w:r>
    </w:p>
    <w:p w14:paraId="4577642A" w14:textId="364BFB5C" w:rsidR="009B47FB" w:rsidRDefault="009B47FB">
      <w:pPr>
        <w:pStyle w:val="Paragrafoelenco"/>
        <w:numPr>
          <w:ilvl w:val="1"/>
          <w:numId w:val="51"/>
        </w:numPr>
      </w:pPr>
      <w:r>
        <w:t xml:space="preserve">If the absolute difference between the observed dew point temperature and the correspondent MOS dew point temperature is greater than 15 degrees the observed dew point temperature </w:t>
      </w:r>
      <w:r w:rsidR="00A75B08">
        <w:t xml:space="preserve">is flagged </w:t>
      </w:r>
      <w:del w:id="154" w:author="Account Microsoft" w:date="2021-05-11T10:37:00Z">
        <w:r w:rsidR="00A75B08" w:rsidDel="00236746">
          <w:delText>WRONG</w:delText>
        </w:r>
      </w:del>
      <w:ins w:id="155" w:author="Account Microsoft" w:date="2021-05-11T10:37:00Z">
        <w:r w:rsidR="00236746">
          <w:t>SUSPICIOUS</w:t>
        </w:r>
      </w:ins>
    </w:p>
    <w:p w14:paraId="104A8311" w14:textId="2DD19426" w:rsidR="009B47FB" w:rsidRDefault="009B47FB">
      <w:pPr>
        <w:pStyle w:val="Paragrafoelenco"/>
        <w:numPr>
          <w:ilvl w:val="1"/>
          <w:numId w:val="51"/>
        </w:numPr>
      </w:pPr>
      <w:r>
        <w:t xml:space="preserve">If the absolute difference between </w:t>
      </w:r>
      <w:r w:rsidR="00A75B08">
        <w:t xml:space="preserve">the </w:t>
      </w:r>
      <w:r>
        <w:t>observed dew point temperature and the correspondent MOS dew point temperature is greater than 11 degre</w:t>
      </w:r>
      <w:r w:rsidR="00A75B08">
        <w:t>e</w:t>
      </w:r>
      <w:r>
        <w:t>s and less or equal to 15 degre</w:t>
      </w:r>
      <w:r w:rsidR="00A75B08">
        <w:t>e</w:t>
      </w:r>
      <w:r>
        <w:t xml:space="preserve">s then the observed dew point temperature </w:t>
      </w:r>
      <w:r w:rsidR="00A75B08">
        <w:t>is flagged SUSPICIOUS</w:t>
      </w:r>
    </w:p>
    <w:p w14:paraId="1592D48E" w14:textId="77777777" w:rsidR="00AB4C4B" w:rsidRDefault="00AB4C4B">
      <w:pPr>
        <w:pStyle w:val="Paragrafoelenco"/>
      </w:pPr>
      <w:r>
        <w:t>Relative humidity</w:t>
      </w:r>
      <w:r w:rsidR="00C5255B">
        <w:t xml:space="preserve"> checks</w:t>
      </w:r>
    </w:p>
    <w:p w14:paraId="3CF119F6" w14:textId="7E2553E1" w:rsidR="00AB4C4B" w:rsidRPr="00AB4C4B" w:rsidRDefault="00AB4C4B">
      <w:pPr>
        <w:pStyle w:val="Paragrafoelenco"/>
        <w:numPr>
          <w:ilvl w:val="1"/>
          <w:numId w:val="51"/>
        </w:numPr>
      </w:pPr>
      <w:r w:rsidRPr="00AB4C4B">
        <w:t>Rel</w:t>
      </w:r>
      <w:r>
        <w:t>ative</w:t>
      </w:r>
      <w:r w:rsidRPr="00AB4C4B">
        <w:t xml:space="preserve"> </w:t>
      </w:r>
      <w:r w:rsidR="00A75B08">
        <w:t>h</w:t>
      </w:r>
      <w:r w:rsidRPr="00AB4C4B">
        <w:t>umidity outside 0 - 100 %</w:t>
      </w:r>
      <w:r>
        <w:t>.</w:t>
      </w:r>
      <w:r w:rsidRPr="00AB4C4B">
        <w:t xml:space="preserve"> </w:t>
      </w:r>
      <w:r w:rsidR="00A75B08">
        <w:t>T</w:t>
      </w:r>
      <w:r w:rsidRPr="00AB4C4B">
        <w:t xml:space="preserve">he value </w:t>
      </w:r>
      <w:r w:rsidR="00A75B08">
        <w:t xml:space="preserve">is flagged </w:t>
      </w:r>
      <w:r w:rsidRPr="00AB4C4B">
        <w:t>WRONG.</w:t>
      </w:r>
    </w:p>
    <w:p w14:paraId="087DCC0F" w14:textId="09AEC119" w:rsidR="00AB4C4B" w:rsidRPr="00AA2F34" w:rsidRDefault="00AB4C4B">
      <w:pPr>
        <w:pStyle w:val="Paragrafoelenco"/>
        <w:numPr>
          <w:ilvl w:val="1"/>
          <w:numId w:val="51"/>
        </w:numPr>
      </w:pPr>
      <w:r w:rsidRPr="00AB4C4B">
        <w:t>Relative humidity</w:t>
      </w:r>
      <w:r w:rsidR="00A75B08">
        <w:t xml:space="preserve"> difference</w:t>
      </w:r>
      <w:r w:rsidRPr="00AB4C4B">
        <w:t xml:space="preserve"> between two consecutive records (</w:t>
      </w:r>
      <w:r w:rsidR="00A90288">
        <w:t>hourly observations</w:t>
      </w:r>
      <w:r w:rsidR="001404BD">
        <w:t>) &lt; 0.5</w:t>
      </w:r>
      <w:r>
        <w:t>%</w:t>
      </w:r>
      <w:r w:rsidR="00C35C39">
        <w:t xml:space="preserve"> and both values </w:t>
      </w:r>
      <w:r w:rsidR="00781BFC">
        <w:t xml:space="preserve">being </w:t>
      </w:r>
      <w:r w:rsidR="00C35C39">
        <w:t>less than 95%</w:t>
      </w:r>
      <w:r>
        <w:t>.</w:t>
      </w:r>
      <w:r w:rsidRPr="00AB4C4B">
        <w:t xml:space="preserve"> </w:t>
      </w:r>
      <w:r w:rsidR="00CF389C">
        <w:t xml:space="preserve">The alert </w:t>
      </w:r>
      <w:r w:rsidR="00781BFC">
        <w:t xml:space="preserve">is </w:t>
      </w:r>
      <w:r w:rsidR="00CF389C">
        <w:t>raise</w:t>
      </w:r>
      <w:r w:rsidR="00781BFC">
        <w:t>d</w:t>
      </w:r>
      <w:r w:rsidR="00CF389C">
        <w:t xml:space="preserve"> after the error has </w:t>
      </w:r>
      <w:r w:rsidR="00781BFC">
        <w:t xml:space="preserve">been </w:t>
      </w:r>
      <w:r w:rsidR="00CF389C">
        <w:t>identifie</w:t>
      </w:r>
      <w:r w:rsidR="00781BFC">
        <w:t>d</w:t>
      </w:r>
      <w:r w:rsidR="00CF389C">
        <w:t xml:space="preserve"> at least </w:t>
      </w:r>
      <w:r w:rsidR="000F2000">
        <w:t>20</w:t>
      </w:r>
      <w:r w:rsidR="00CF389C">
        <w:t xml:space="preserve"> times. </w:t>
      </w:r>
      <w:r w:rsidR="00781BFC">
        <w:t>V</w:t>
      </w:r>
      <w:r w:rsidR="00CF389C" w:rsidRPr="00AB4C4B">
        <w:t>a</w:t>
      </w:r>
      <w:r w:rsidR="00CF389C">
        <w:t>lue</w:t>
      </w:r>
      <w:r w:rsidR="00781BFC">
        <w:t>s</w:t>
      </w:r>
      <w:r w:rsidR="00CF389C">
        <w:t xml:space="preserve"> </w:t>
      </w:r>
      <w:r w:rsidR="00781BFC">
        <w:t xml:space="preserve">are flagged </w:t>
      </w:r>
      <w:r w:rsidR="00CF389C">
        <w:lastRenderedPageBreak/>
        <w:t>SUSPICIOUS and the error raise</w:t>
      </w:r>
      <w:r w:rsidR="00781BFC">
        <w:t>d</w:t>
      </w:r>
      <w:r w:rsidR="00CF389C">
        <w:t xml:space="preserve"> in correspondence of the 16-th observation</w:t>
      </w:r>
      <w:r w:rsidR="00781BFC">
        <w:t>. This check is not active for the observational networks reporting integer values</w:t>
      </w:r>
      <w:r w:rsidR="00573C36">
        <w:t>.</w:t>
      </w:r>
    </w:p>
    <w:p w14:paraId="5D0A1F2F" w14:textId="77777777" w:rsidR="00AD07DA" w:rsidRDefault="00AD07DA">
      <w:pPr>
        <w:pStyle w:val="Paragrafoelenco"/>
      </w:pPr>
      <w:r>
        <w:t>Atmospheric pressure</w:t>
      </w:r>
      <w:r w:rsidR="00C5255B">
        <w:t xml:space="preserve"> checks</w:t>
      </w:r>
    </w:p>
    <w:p w14:paraId="685B2FB4" w14:textId="00AE5C1F" w:rsidR="00AD07DA" w:rsidRDefault="00AD07DA">
      <w:pPr>
        <w:pStyle w:val="Paragrafoelenco"/>
        <w:numPr>
          <w:ilvl w:val="1"/>
          <w:numId w:val="51"/>
        </w:numPr>
      </w:pPr>
      <w:r w:rsidRPr="00DC1D37">
        <w:t>Atmospheric Pressure outside 500 – 1100 hPa</w:t>
      </w:r>
      <w:r w:rsidR="00DC1D37">
        <w:t xml:space="preserve">. </w:t>
      </w:r>
      <w:r w:rsidR="00781BFC">
        <w:t>V</w:t>
      </w:r>
      <w:r w:rsidR="00DC1D37" w:rsidRPr="00AB4C4B">
        <w:t xml:space="preserve">alue </w:t>
      </w:r>
      <w:r w:rsidR="00781BFC">
        <w:t xml:space="preserve">is flagged </w:t>
      </w:r>
      <w:r w:rsidR="00DC1D37" w:rsidRPr="00AB4C4B">
        <w:t>WRONG.</w:t>
      </w:r>
    </w:p>
    <w:p w14:paraId="0D42003C" w14:textId="6C0D44AC" w:rsidR="00AA2F34" w:rsidRDefault="00AA2F34">
      <w:pPr>
        <w:pStyle w:val="Paragrafoelenco"/>
        <w:numPr>
          <w:ilvl w:val="1"/>
          <w:numId w:val="51"/>
        </w:numPr>
      </w:pPr>
      <w:r w:rsidRPr="00AA2F34">
        <w:t xml:space="preserve">Atmospheric Pressure </w:t>
      </w:r>
      <w:r w:rsidR="00781BFC">
        <w:t xml:space="preserve">difference </w:t>
      </w:r>
      <w:r w:rsidRPr="00AA2F34">
        <w:t xml:space="preserve">between two consecutive records (either hourly or 3-hourly) &gt; </w:t>
      </w:r>
      <w:r w:rsidR="006332D3">
        <w:t>15</w:t>
      </w:r>
      <w:r w:rsidRPr="00AA2F34">
        <w:t xml:space="preserve"> hPa.</w:t>
      </w:r>
      <w:r>
        <w:t xml:space="preserve"> </w:t>
      </w:r>
      <w:r w:rsidR="00781BFC">
        <w:t>V</w:t>
      </w:r>
      <w:r w:rsidRPr="00AB4C4B">
        <w:t xml:space="preserve">alue </w:t>
      </w:r>
      <w:r w:rsidR="00781BFC">
        <w:t xml:space="preserve">are flagged </w:t>
      </w:r>
      <w:r w:rsidRPr="00AB4C4B">
        <w:t>SUSPICIOUS.</w:t>
      </w:r>
    </w:p>
    <w:p w14:paraId="380FAA3B" w14:textId="1703267A" w:rsidR="005B72F3" w:rsidRDefault="00781BFC">
      <w:pPr>
        <w:pStyle w:val="Paragrafoelenco"/>
      </w:pPr>
      <w:r>
        <w:t>MSL a</w:t>
      </w:r>
      <w:r w:rsidR="005B72F3">
        <w:t>tmospheric pressure</w:t>
      </w:r>
      <w:r>
        <w:t xml:space="preserve"> </w:t>
      </w:r>
      <w:r w:rsidR="005B72F3">
        <w:t>checks</w:t>
      </w:r>
    </w:p>
    <w:p w14:paraId="4C026842" w14:textId="28ED2FE5" w:rsidR="005B72F3" w:rsidRPr="00AA2F34" w:rsidRDefault="00781BFC">
      <w:pPr>
        <w:pStyle w:val="Paragrafoelenco"/>
        <w:numPr>
          <w:ilvl w:val="1"/>
          <w:numId w:val="51"/>
        </w:numPr>
      </w:pPr>
      <w:r>
        <w:t>MSL a</w:t>
      </w:r>
      <w:r w:rsidR="005B72F3" w:rsidRPr="005B72F3">
        <w:t xml:space="preserve">tmospheric </w:t>
      </w:r>
      <w:r>
        <w:t>p</w:t>
      </w:r>
      <w:r w:rsidR="005B72F3" w:rsidRPr="005B72F3">
        <w:t>ressure outside 950 – 1060 hPa</w:t>
      </w:r>
      <w:r w:rsidR="005B72F3">
        <w:t xml:space="preserve">. </w:t>
      </w:r>
      <w:r>
        <w:t>T</w:t>
      </w:r>
      <w:r w:rsidR="005B72F3">
        <w:t>he value</w:t>
      </w:r>
      <w:r>
        <w:t xml:space="preserve"> is flagged</w:t>
      </w:r>
      <w:r w:rsidR="005B72F3">
        <w:t xml:space="preserve"> WRONG</w:t>
      </w:r>
    </w:p>
    <w:p w14:paraId="1366891E" w14:textId="77777777" w:rsidR="00AD07DA" w:rsidRDefault="00AD07DA">
      <w:pPr>
        <w:pStyle w:val="Paragrafoelenco"/>
      </w:pPr>
      <w:r>
        <w:t>Wind direction</w:t>
      </w:r>
      <w:r w:rsidR="00C5255B">
        <w:t xml:space="preserve"> checks</w:t>
      </w:r>
    </w:p>
    <w:p w14:paraId="5FA6EEE8" w14:textId="4840A471" w:rsidR="00DC1D37" w:rsidRDefault="00DC1D37">
      <w:pPr>
        <w:pStyle w:val="Paragrafoelenco"/>
        <w:numPr>
          <w:ilvl w:val="1"/>
          <w:numId w:val="51"/>
        </w:numPr>
      </w:pPr>
      <w:r w:rsidRPr="00DC1D37">
        <w:t xml:space="preserve">Wind direction outside </w:t>
      </w:r>
      <w:r w:rsidR="00AA2F34">
        <w:t>0</w:t>
      </w:r>
      <w:r w:rsidRPr="00DC1D37">
        <w:t>-360 degrees</w:t>
      </w:r>
      <w:r>
        <w:t>.</w:t>
      </w:r>
      <w:r w:rsidRPr="00DC1D37">
        <w:t xml:space="preserve"> </w:t>
      </w:r>
      <w:r w:rsidR="000E6D43">
        <w:t>The v</w:t>
      </w:r>
      <w:r w:rsidRPr="00AB4C4B">
        <w:t xml:space="preserve">alue </w:t>
      </w:r>
      <w:r w:rsidR="000E6D43">
        <w:t xml:space="preserve">is flagged </w:t>
      </w:r>
      <w:r w:rsidRPr="00AB4C4B">
        <w:t>WRONG.</w:t>
      </w:r>
    </w:p>
    <w:p w14:paraId="22281E2A" w14:textId="4D4EAAC2" w:rsidR="00DC1D37" w:rsidRDefault="00DC1D37">
      <w:pPr>
        <w:pStyle w:val="Paragrafoelenco"/>
        <w:numPr>
          <w:ilvl w:val="1"/>
          <w:numId w:val="51"/>
        </w:numPr>
      </w:pPr>
      <w:r w:rsidRPr="00DC1D37">
        <w:t xml:space="preserve">Wind direction </w:t>
      </w:r>
      <w:r w:rsidR="000E6D43">
        <w:t xml:space="preserve">difference </w:t>
      </w:r>
      <w:r w:rsidRPr="00DC1D37">
        <w:t>b</w:t>
      </w:r>
      <w:r w:rsidR="000F2000">
        <w:t>etween two consecutive records</w:t>
      </w:r>
      <w:r w:rsidR="00A662FF">
        <w:t xml:space="preserve"> (hourly observations)</w:t>
      </w:r>
      <w:r w:rsidR="000F2000">
        <w:t xml:space="preserve"> </w:t>
      </w:r>
      <w:r>
        <w:t>&lt; 5 degree</w:t>
      </w:r>
      <w:r w:rsidR="000E6D43">
        <w:t xml:space="preserve"> conditional on having </w:t>
      </w:r>
      <w:r w:rsidR="00241E8A">
        <w:t xml:space="preserve"> both wind speed </w:t>
      </w:r>
      <w:r w:rsidR="000E6D43">
        <w:t xml:space="preserve">values </w:t>
      </w:r>
      <w:r w:rsidR="00241E8A">
        <w:t>great</w:t>
      </w:r>
      <w:r w:rsidR="000E6D43">
        <w:t>er</w:t>
      </w:r>
      <w:r w:rsidR="00241E8A">
        <w:t xml:space="preserve"> than 4.6 m/s. </w:t>
      </w:r>
      <w:r w:rsidR="000F2000">
        <w:t xml:space="preserve">The alert message </w:t>
      </w:r>
      <w:r w:rsidR="000E6D43">
        <w:t>is</w:t>
      </w:r>
      <w:r w:rsidR="000F2000">
        <w:t>raise</w:t>
      </w:r>
      <w:r w:rsidR="000E6D43">
        <w:t>d</w:t>
      </w:r>
      <w:r w:rsidR="000F2000">
        <w:t xml:space="preserve"> after the 20-th </w:t>
      </w:r>
      <w:r w:rsidR="000E6D43">
        <w:t>identified value</w:t>
      </w:r>
      <w:r w:rsidR="00C0536F">
        <w:t xml:space="preserve"> and only if the altitude of the station is less</w:t>
      </w:r>
      <w:r w:rsidR="000E6D43">
        <w:t xml:space="preserve"> than/</w:t>
      </w:r>
      <w:r w:rsidR="00C0536F">
        <w:t>equal t</w:t>
      </w:r>
      <w:r w:rsidR="000E6D43">
        <w:t>o</w:t>
      </w:r>
      <w:r w:rsidR="00C0536F">
        <w:t xml:space="preserve"> 1000m</w:t>
      </w:r>
      <w:r w:rsidR="000F2000">
        <w:t xml:space="preserve">. </w:t>
      </w:r>
      <w:r w:rsidR="000E6D43">
        <w:t xml:space="preserve">Values are flagged </w:t>
      </w:r>
      <w:r>
        <w:t>SUSPICIOUS</w:t>
      </w:r>
      <w:r w:rsidRPr="00AB4C4B">
        <w:t>.</w:t>
      </w:r>
    </w:p>
    <w:p w14:paraId="7819E99A" w14:textId="610EC1CD" w:rsidR="00DC1D37" w:rsidRPr="00DC1D37" w:rsidRDefault="00DC1D37">
      <w:pPr>
        <w:pStyle w:val="Paragrafoelenco"/>
        <w:numPr>
          <w:ilvl w:val="1"/>
          <w:numId w:val="51"/>
        </w:numPr>
      </w:pPr>
      <w:r w:rsidRPr="00DC1D37">
        <w:t>Wind direction</w:t>
      </w:r>
      <w:r w:rsidR="000E6D43">
        <w:t xml:space="preserve"> difference</w:t>
      </w:r>
      <w:r w:rsidRPr="00DC1D37">
        <w:t xml:space="preserve"> between two consecutive records</w:t>
      </w:r>
      <w:r w:rsidR="00A662FF">
        <w:t xml:space="preserve"> (hourly observations)</w:t>
      </w:r>
      <w:r w:rsidRPr="00DC1D37">
        <w:t xml:space="preserve"> &gt; 40 degree</w:t>
      </w:r>
      <w:r w:rsidR="000E6D43">
        <w:t xml:space="preserve">, conditional on having </w:t>
      </w:r>
      <w:r w:rsidR="00241E8A">
        <w:t xml:space="preserve"> both wind speed </w:t>
      </w:r>
      <w:r w:rsidR="000E6D43">
        <w:t xml:space="preserve">values </w:t>
      </w:r>
      <w:r w:rsidR="00241E8A">
        <w:t>great</w:t>
      </w:r>
      <w:r w:rsidR="000E6D43">
        <w:t>er</w:t>
      </w:r>
      <w:r w:rsidR="00241E8A">
        <w:t xml:space="preserve"> than 4.6 m/s.</w:t>
      </w:r>
      <w:r w:rsidR="000F2000">
        <w:t xml:space="preserve"> The alert message </w:t>
      </w:r>
      <w:r w:rsidR="000E6D43">
        <w:t>is</w:t>
      </w:r>
      <w:r w:rsidR="000F2000">
        <w:t>raise</w:t>
      </w:r>
      <w:r w:rsidR="000E6D43">
        <w:t>d</w:t>
      </w:r>
      <w:r w:rsidR="000F2000">
        <w:t xml:space="preserve"> after the 5-th </w:t>
      </w:r>
      <w:r w:rsidR="000E6D43">
        <w:t>identified value</w:t>
      </w:r>
      <w:r w:rsidR="00C0536F">
        <w:t xml:space="preserve"> and only if the altitude of the station is less </w:t>
      </w:r>
      <w:r w:rsidR="000E6D43">
        <w:t>than/</w:t>
      </w:r>
      <w:r w:rsidR="00C0536F">
        <w:t>equal t</w:t>
      </w:r>
      <w:r w:rsidR="000E6D43">
        <w:t>o</w:t>
      </w:r>
      <w:r w:rsidR="00C0536F">
        <w:t xml:space="preserve"> 1000m</w:t>
      </w:r>
      <w:r w:rsidR="000F2000">
        <w:t xml:space="preserve">. </w:t>
      </w:r>
      <w:r w:rsidR="00241E8A">
        <w:t xml:space="preserve"> </w:t>
      </w:r>
      <w:r w:rsidR="000E6D43">
        <w:t>V</w:t>
      </w:r>
      <w:r w:rsidRPr="00AB4C4B">
        <w:t>alue</w:t>
      </w:r>
      <w:r w:rsidR="000E6D43">
        <w:t>s</w:t>
      </w:r>
      <w:r w:rsidRPr="00AB4C4B">
        <w:t xml:space="preserve"> </w:t>
      </w:r>
      <w:r w:rsidR="000E6D43">
        <w:t>are flagged</w:t>
      </w:r>
      <w:r w:rsidRPr="00AB4C4B">
        <w:t xml:space="preserve"> </w:t>
      </w:r>
      <w:r>
        <w:t>SUSPICIOUS</w:t>
      </w:r>
      <w:r w:rsidRPr="00AB4C4B">
        <w:t>.</w:t>
      </w:r>
    </w:p>
    <w:p w14:paraId="1523A991" w14:textId="77777777" w:rsidR="00AD07DA" w:rsidRDefault="00AD07DA">
      <w:pPr>
        <w:pStyle w:val="Paragrafoelenco"/>
      </w:pPr>
      <w:r>
        <w:t>Wind speed</w:t>
      </w:r>
      <w:r w:rsidR="00C5255B">
        <w:t xml:space="preserve"> checks</w:t>
      </w:r>
    </w:p>
    <w:p w14:paraId="142CD374" w14:textId="094F65E0" w:rsidR="00DC1D37" w:rsidRPr="00DC1D37" w:rsidRDefault="00DC1D37">
      <w:pPr>
        <w:pStyle w:val="Paragrafoelenco"/>
        <w:numPr>
          <w:ilvl w:val="1"/>
          <w:numId w:val="51"/>
        </w:numPr>
      </w:pPr>
      <w:r w:rsidRPr="00DC1D37">
        <w:t>Wind speed outside 0 – 75 m/sec</w:t>
      </w:r>
      <w:r>
        <w:t xml:space="preserve">. </w:t>
      </w:r>
      <w:r w:rsidR="000E6D43">
        <w:t>T</w:t>
      </w:r>
      <w:r w:rsidRPr="00AB4C4B">
        <w:t xml:space="preserve">he value </w:t>
      </w:r>
      <w:r w:rsidR="000E6D43">
        <w:t xml:space="preserve">is flagged </w:t>
      </w:r>
      <w:r w:rsidRPr="00AB4C4B">
        <w:t>WRONG.</w:t>
      </w:r>
    </w:p>
    <w:p w14:paraId="16B8D053" w14:textId="01C1496C" w:rsidR="00C5255B" w:rsidRPr="00C5255B" w:rsidRDefault="00C5255B">
      <w:pPr>
        <w:pStyle w:val="Paragrafoelenco"/>
        <w:numPr>
          <w:ilvl w:val="1"/>
          <w:numId w:val="51"/>
        </w:numPr>
      </w:pPr>
      <w:r w:rsidRPr="00C5255B">
        <w:t xml:space="preserve">Wind speed </w:t>
      </w:r>
      <w:r w:rsidR="000E6D43">
        <w:t xml:space="preserve">difference </w:t>
      </w:r>
      <w:r w:rsidR="00846522">
        <w:t>between two consecutive records</w:t>
      </w:r>
      <w:r w:rsidR="00A662FF">
        <w:t xml:space="preserve"> (hourly observations)</w:t>
      </w:r>
      <w:r w:rsidR="00846522">
        <w:t xml:space="preserve"> </w:t>
      </w:r>
      <w:r>
        <w:t>&lt; 0.5 m/sec</w:t>
      </w:r>
      <w:r w:rsidR="000E6D43">
        <w:t xml:space="preserve">, conditional on having </w:t>
      </w:r>
      <w:r w:rsidR="00241E8A">
        <w:t xml:space="preserve">both wind speed </w:t>
      </w:r>
      <w:r w:rsidR="000E6D43">
        <w:t xml:space="preserve">values </w:t>
      </w:r>
      <w:r w:rsidR="00241E8A">
        <w:t>great</w:t>
      </w:r>
      <w:r w:rsidR="000E6D43">
        <w:t>er</w:t>
      </w:r>
      <w:r w:rsidR="00241E8A">
        <w:t xml:space="preserve"> than 4.6 m/s. </w:t>
      </w:r>
      <w:r w:rsidR="00846522">
        <w:t xml:space="preserve">The alert message </w:t>
      </w:r>
      <w:r w:rsidR="000E6D43">
        <w:t xml:space="preserve">is </w:t>
      </w:r>
      <w:r w:rsidR="00846522">
        <w:t>raise</w:t>
      </w:r>
      <w:r w:rsidR="000E6D43">
        <w:t>d</w:t>
      </w:r>
      <w:r w:rsidR="00846522">
        <w:t xml:space="preserve"> after the 15-th </w:t>
      </w:r>
      <w:r w:rsidR="000E6D43">
        <w:t>identified message</w:t>
      </w:r>
      <w:r w:rsidR="00846522">
        <w:t>.</w:t>
      </w:r>
      <w:r w:rsidR="00241E8A">
        <w:t xml:space="preserve"> </w:t>
      </w:r>
      <w:r w:rsidR="000E6D43">
        <w:t>V</w:t>
      </w:r>
      <w:r w:rsidRPr="00AB4C4B">
        <w:t>alue</w:t>
      </w:r>
      <w:r w:rsidR="000E6D43">
        <w:t>s</w:t>
      </w:r>
      <w:r w:rsidRPr="00AB4C4B">
        <w:t xml:space="preserve"> </w:t>
      </w:r>
      <w:r w:rsidR="000E6D43">
        <w:t>are flagged</w:t>
      </w:r>
      <w:r>
        <w:t>SUSPICIOUS</w:t>
      </w:r>
      <w:r w:rsidRPr="00AB4C4B">
        <w:t>.</w:t>
      </w:r>
    </w:p>
    <w:p w14:paraId="4B1CC90F" w14:textId="40390B4A" w:rsidR="00C5255B" w:rsidRPr="00C5255B" w:rsidRDefault="00C5255B">
      <w:pPr>
        <w:pStyle w:val="Paragrafoelenco"/>
        <w:numPr>
          <w:ilvl w:val="1"/>
          <w:numId w:val="51"/>
        </w:numPr>
      </w:pPr>
      <w:r w:rsidRPr="00C5255B">
        <w:t>Wind speed</w:t>
      </w:r>
      <w:r w:rsidR="000E6D43">
        <w:t xml:space="preserve"> difference</w:t>
      </w:r>
      <w:r w:rsidRPr="00C5255B">
        <w:t xml:space="preserve"> between two consecutive records</w:t>
      </w:r>
      <w:r w:rsidR="00A662FF">
        <w:t xml:space="preserve"> (hourly observations)</w:t>
      </w:r>
      <w:r w:rsidRPr="00C5255B">
        <w:t xml:space="preserve"> </w:t>
      </w:r>
      <w:r>
        <w:t xml:space="preserve">&gt; 15 m/sec. </w:t>
      </w:r>
      <w:r w:rsidR="00846522">
        <w:t xml:space="preserve">The alert message </w:t>
      </w:r>
      <w:r w:rsidR="000E6D43">
        <w:t xml:space="preserve">is </w:t>
      </w:r>
      <w:r w:rsidR="00846522">
        <w:t>raise</w:t>
      </w:r>
      <w:r w:rsidR="000E6D43">
        <w:t>d</w:t>
      </w:r>
      <w:r w:rsidR="00846522">
        <w:t xml:space="preserve"> after the 10-th</w:t>
      </w:r>
      <w:r w:rsidR="000E6D43">
        <w:t xml:space="preserve"> identified value</w:t>
      </w:r>
      <w:r w:rsidR="00846522">
        <w:t xml:space="preserve">. </w:t>
      </w:r>
      <w:r w:rsidR="000E6D43">
        <w:t>V</w:t>
      </w:r>
      <w:r w:rsidRPr="00AB4C4B">
        <w:t>alue</w:t>
      </w:r>
      <w:r w:rsidR="000E6D43">
        <w:t>s</w:t>
      </w:r>
      <w:r w:rsidRPr="00AB4C4B">
        <w:t xml:space="preserve"> </w:t>
      </w:r>
      <w:r w:rsidR="000E6D43">
        <w:t xml:space="preserve">are flagged </w:t>
      </w:r>
      <w:r>
        <w:t>SUSPICIOUS</w:t>
      </w:r>
      <w:r w:rsidRPr="00AB4C4B">
        <w:t>.</w:t>
      </w:r>
    </w:p>
    <w:p w14:paraId="2A5A142D" w14:textId="77777777" w:rsidR="00C5255B" w:rsidRPr="00B508DF" w:rsidRDefault="00C5255B">
      <w:pPr>
        <w:pStyle w:val="Paragrafoelenco"/>
        <w:numPr>
          <w:ilvl w:val="1"/>
          <w:numId w:val="51"/>
        </w:numPr>
      </w:pPr>
      <w:r w:rsidRPr="00B508DF">
        <w:t>Wind</w:t>
      </w:r>
      <w:r w:rsidR="00601CBD">
        <w:t xml:space="preserve"> speed &gt; 3.5 m/</w:t>
      </w:r>
      <w:r w:rsidRPr="00B508DF">
        <w:t xml:space="preserve"> and Wind direction is NA. In this case, the value will be consider SUSPICIOUS.</w:t>
      </w:r>
      <w:r w:rsidR="00C35C39" w:rsidRPr="00B508DF">
        <w:t xml:space="preserve"> </w:t>
      </w:r>
    </w:p>
    <w:p w14:paraId="5CC4C003" w14:textId="114F360E" w:rsidR="009B47FB" w:rsidRDefault="000E6D43">
      <w:pPr>
        <w:pStyle w:val="Paragrafoelenco"/>
        <w:numPr>
          <w:ilvl w:val="1"/>
          <w:numId w:val="51"/>
        </w:numPr>
      </w:pPr>
      <w:r>
        <w:t>A</w:t>
      </w:r>
      <w:r w:rsidR="009B47FB">
        <w:t>bsolute difference between the observed wind speed and the correspondent MOS wind speed greater than 40 knots</w:t>
      </w:r>
      <w:r>
        <w:t>. The value is flagged</w:t>
      </w:r>
      <w:r w:rsidR="009B47FB">
        <w:t xml:space="preserve"> </w:t>
      </w:r>
      <w:r>
        <w:t>WRONG</w:t>
      </w:r>
    </w:p>
    <w:p w14:paraId="03071FBD" w14:textId="5324B67F" w:rsidR="009B47FB" w:rsidRDefault="000E6D43">
      <w:pPr>
        <w:pStyle w:val="Paragrafoelenco"/>
        <w:numPr>
          <w:ilvl w:val="1"/>
          <w:numId w:val="51"/>
        </w:numPr>
      </w:pPr>
      <w:r>
        <w:t>A</w:t>
      </w:r>
      <w:r w:rsidR="009B47FB">
        <w:t>bsolute difference between the observed wind speed and the correspondent MOS wind speed greater than 25 knots and less than 40 knots</w:t>
      </w:r>
      <w:r>
        <w:t>. The value is flagged SUSPICIOUS</w:t>
      </w:r>
    </w:p>
    <w:p w14:paraId="435957AC" w14:textId="1A21D4A9" w:rsidR="009B47FB" w:rsidRDefault="009B47FB">
      <w:pPr>
        <w:pStyle w:val="Paragrafoelenco"/>
        <w:numPr>
          <w:ilvl w:val="1"/>
          <w:numId w:val="51"/>
        </w:numPr>
      </w:pPr>
      <w:r>
        <w:t xml:space="preserve">If the observed wind speed is 0 and the correspondent MOS wind speed is greater than 19 18 knots then the observed wind speed is </w:t>
      </w:r>
      <w:r w:rsidR="00721D12">
        <w:t>flagged SUSPICIOUS</w:t>
      </w:r>
    </w:p>
    <w:p w14:paraId="55853C4C" w14:textId="77777777" w:rsidR="009B47FB" w:rsidRPr="009542FE" w:rsidRDefault="009B47FB">
      <w:pPr>
        <w:pStyle w:val="Paragrafoelenco"/>
        <w:numPr>
          <w:ilvl w:val="1"/>
          <w:numId w:val="51"/>
        </w:numPr>
      </w:pPr>
      <w:r w:rsidRPr="009542FE">
        <w:t>If the ratio between observed wind speed and correspondent MOS wind speed lies between 1.75 and 2.25 then the observed wind speed is considered</w:t>
      </w:r>
      <w:r w:rsidR="00DD789E" w:rsidRPr="009542FE">
        <w:t xml:space="preserve"> suspicious</w:t>
      </w:r>
    </w:p>
    <w:p w14:paraId="73672625" w14:textId="77777777" w:rsidR="00DC1D37" w:rsidRDefault="00C83106">
      <w:pPr>
        <w:pStyle w:val="Paragrafoelenco"/>
      </w:pPr>
      <w:r>
        <w:t xml:space="preserve">Total </w:t>
      </w:r>
      <w:r w:rsidR="00ED227B">
        <w:t>Cloud cover</w:t>
      </w:r>
      <w:r>
        <w:t xml:space="preserve"> </w:t>
      </w:r>
      <w:r w:rsidR="00ED227B">
        <w:t>checks</w:t>
      </w:r>
    </w:p>
    <w:p w14:paraId="572F40EB" w14:textId="77777777" w:rsidR="00411FA9" w:rsidRDefault="00411FA9">
      <w:pPr>
        <w:pStyle w:val="Paragrafoelenco"/>
        <w:numPr>
          <w:ilvl w:val="1"/>
          <w:numId w:val="51"/>
        </w:numPr>
      </w:pPr>
      <w:r>
        <w:t>Total cloud cover is replaced with low cloud cover value when total cloud is missing and low cloud value is valid</w:t>
      </w:r>
    </w:p>
    <w:p w14:paraId="4ADA4B5E" w14:textId="64E2B73E" w:rsidR="00ED227B" w:rsidRPr="00ED227B" w:rsidRDefault="00ED227B">
      <w:pPr>
        <w:pStyle w:val="Paragrafoelenco"/>
        <w:numPr>
          <w:ilvl w:val="1"/>
          <w:numId w:val="51"/>
        </w:numPr>
      </w:pPr>
      <w:r w:rsidRPr="00ED227B">
        <w:t>Cloud Cover outside 0-8</w:t>
      </w:r>
      <w:r>
        <w:t xml:space="preserve">. </w:t>
      </w:r>
      <w:r w:rsidR="00721D12">
        <w:t>The v</w:t>
      </w:r>
      <w:r w:rsidRPr="00AB4C4B">
        <w:t xml:space="preserve">alue </w:t>
      </w:r>
      <w:r w:rsidR="00721D12">
        <w:t xml:space="preserve">is flagged </w:t>
      </w:r>
      <w:r>
        <w:t>WRONG</w:t>
      </w:r>
      <w:r w:rsidRPr="00AB4C4B">
        <w:t>.</w:t>
      </w:r>
    </w:p>
    <w:p w14:paraId="338A2061" w14:textId="031620DD" w:rsidR="00ED227B" w:rsidRPr="000C4A26" w:rsidRDefault="00ED227B">
      <w:pPr>
        <w:pStyle w:val="Paragrafoelenco"/>
        <w:numPr>
          <w:ilvl w:val="1"/>
          <w:numId w:val="51"/>
        </w:numPr>
      </w:pPr>
      <w:r w:rsidRPr="000C4A26">
        <w:t xml:space="preserve">Cloud cover is 0 and precipitation &gt; 0. </w:t>
      </w:r>
      <w:r w:rsidR="00721D12">
        <w:t>T</w:t>
      </w:r>
      <w:r w:rsidRPr="000C4A26">
        <w:t xml:space="preserve">he value </w:t>
      </w:r>
      <w:r w:rsidR="00721D12">
        <w:t>isflagged</w:t>
      </w:r>
      <w:r w:rsidRPr="000C4A26">
        <w:t xml:space="preserve"> SUSPICIOUS.</w:t>
      </w:r>
    </w:p>
    <w:p w14:paraId="5508EACD" w14:textId="78E35809" w:rsidR="00ED227B" w:rsidRPr="00F0512B" w:rsidRDefault="00ED227B">
      <w:pPr>
        <w:pStyle w:val="Paragrafoelenco"/>
        <w:numPr>
          <w:ilvl w:val="1"/>
          <w:numId w:val="51"/>
        </w:numPr>
      </w:pPr>
      <w:r w:rsidRPr="00F0512B">
        <w:t xml:space="preserve">Cloud cover 8 and sunshine duration &gt; 0. </w:t>
      </w:r>
      <w:r w:rsidR="00721D12">
        <w:t>T</w:t>
      </w:r>
      <w:r w:rsidRPr="00F0512B">
        <w:t xml:space="preserve">he value </w:t>
      </w:r>
      <w:r w:rsidR="00721D12">
        <w:t>is flagged</w:t>
      </w:r>
      <w:r w:rsidRPr="00F0512B">
        <w:t xml:space="preserve"> SUSPICIOUS.</w:t>
      </w:r>
    </w:p>
    <w:p w14:paraId="522491D7" w14:textId="77777777" w:rsidR="00C83106" w:rsidRDefault="00C83106">
      <w:pPr>
        <w:pStyle w:val="Paragrafoelenco"/>
      </w:pPr>
      <w:r>
        <w:t>Low Cloud cover checks</w:t>
      </w:r>
    </w:p>
    <w:p w14:paraId="5FFBB700" w14:textId="7AF2217A" w:rsidR="00C83106" w:rsidRPr="00ED227B" w:rsidRDefault="00C83106">
      <w:pPr>
        <w:pStyle w:val="Paragrafoelenco"/>
        <w:numPr>
          <w:ilvl w:val="1"/>
          <w:numId w:val="51"/>
        </w:numPr>
      </w:pPr>
      <w:r>
        <w:t xml:space="preserve">Low </w:t>
      </w:r>
      <w:r w:rsidRPr="00ED227B">
        <w:t>Cloud Cover outside 0-8</w:t>
      </w:r>
      <w:r>
        <w:t xml:space="preserve">. </w:t>
      </w:r>
      <w:r w:rsidR="00721D12">
        <w:t>T</w:t>
      </w:r>
      <w:r w:rsidRPr="00AB4C4B">
        <w:t xml:space="preserve">he value </w:t>
      </w:r>
      <w:r w:rsidR="00721D12">
        <w:t xml:space="preserve">is flagged </w:t>
      </w:r>
      <w:r>
        <w:t>WRONG</w:t>
      </w:r>
      <w:r w:rsidRPr="00AB4C4B">
        <w:t>.</w:t>
      </w:r>
    </w:p>
    <w:p w14:paraId="56A8694B" w14:textId="77777777" w:rsidR="00ED227B" w:rsidRDefault="00ED227B">
      <w:pPr>
        <w:pStyle w:val="Paragrafoelenco"/>
      </w:pPr>
      <w:r>
        <w:t>Solar radiation checks</w:t>
      </w:r>
      <w:r w:rsidR="00C83106">
        <w:t xml:space="preserve"> (hourly observation)</w:t>
      </w:r>
    </w:p>
    <w:p w14:paraId="15DC4A79" w14:textId="0295E3A4" w:rsidR="00ED227B" w:rsidRDefault="00ED227B">
      <w:pPr>
        <w:pStyle w:val="Paragrafoelenco"/>
        <w:numPr>
          <w:ilvl w:val="1"/>
          <w:numId w:val="51"/>
        </w:numPr>
      </w:pPr>
      <w:r w:rsidRPr="00ED227B">
        <w:lastRenderedPageBreak/>
        <w:t>Solar radiation outside 0 -1600 W/m</w:t>
      </w:r>
      <w:r w:rsidRPr="009C515C">
        <w:rPr>
          <w:vertAlign w:val="superscript"/>
        </w:rPr>
        <w:t>2</w:t>
      </w:r>
      <w:r>
        <w:t xml:space="preserve">. </w:t>
      </w:r>
      <w:r w:rsidR="00721D12">
        <w:t>T</w:t>
      </w:r>
      <w:r w:rsidRPr="00AB4C4B">
        <w:t xml:space="preserve">he value </w:t>
      </w:r>
      <w:r w:rsidR="00721D12">
        <w:t>is flagged</w:t>
      </w:r>
      <w:r w:rsidR="002D6535">
        <w:t xml:space="preserve"> </w:t>
      </w:r>
      <w:r>
        <w:t>WRONG</w:t>
      </w:r>
      <w:r w:rsidRPr="00AB4C4B">
        <w:t>.</w:t>
      </w:r>
    </w:p>
    <w:p w14:paraId="3F21D0D5" w14:textId="0E8683F6" w:rsidR="00D06B61" w:rsidRDefault="00D06B61">
      <w:pPr>
        <w:pStyle w:val="Paragrafoelenco"/>
        <w:numPr>
          <w:ilvl w:val="1"/>
          <w:numId w:val="51"/>
        </w:numPr>
      </w:pPr>
      <w:r w:rsidRPr="00ED227B">
        <w:t>Sunshin</w:t>
      </w:r>
      <w:r>
        <w:t xml:space="preserve">e duration &gt; 0 and radiation is 0. </w:t>
      </w:r>
      <w:r w:rsidR="002D6535">
        <w:t>T</w:t>
      </w:r>
      <w:r w:rsidRPr="00AB4C4B">
        <w:t xml:space="preserve">he value </w:t>
      </w:r>
      <w:r w:rsidR="002D6535">
        <w:t xml:space="preserve">is flagged </w:t>
      </w:r>
      <w:r>
        <w:t>SUSPICIOUS</w:t>
      </w:r>
      <w:r w:rsidRPr="00AB4C4B">
        <w:t>.</w:t>
      </w:r>
    </w:p>
    <w:p w14:paraId="59C9BEF6" w14:textId="12356018" w:rsidR="00C83106" w:rsidRPr="00ED227B" w:rsidRDefault="00C83106">
      <w:pPr>
        <w:pStyle w:val="Paragrafoelenco"/>
        <w:numPr>
          <w:ilvl w:val="1"/>
          <w:numId w:val="51"/>
        </w:numPr>
      </w:pPr>
      <w:r w:rsidRPr="00ED227B">
        <w:t>Solar radiation outside 0 -</w:t>
      </w:r>
      <w:r>
        <w:t>38400</w:t>
      </w:r>
      <w:r w:rsidRPr="00ED227B">
        <w:t xml:space="preserve"> W/m</w:t>
      </w:r>
      <w:r w:rsidRPr="009C515C">
        <w:rPr>
          <w:vertAlign w:val="superscript"/>
        </w:rPr>
        <w:t>2</w:t>
      </w:r>
      <w:r>
        <w:t xml:space="preserve">. </w:t>
      </w:r>
      <w:r w:rsidR="002D6535">
        <w:t>T</w:t>
      </w:r>
      <w:r w:rsidRPr="00AB4C4B">
        <w:t xml:space="preserve">he value </w:t>
      </w:r>
      <w:r w:rsidR="002D6535">
        <w:t xml:space="preserve">is flagged </w:t>
      </w:r>
      <w:r>
        <w:t>WRONG</w:t>
      </w:r>
      <w:r w:rsidRPr="00AB4C4B">
        <w:t>.</w:t>
      </w:r>
    </w:p>
    <w:p w14:paraId="2BAFBD82" w14:textId="77777777" w:rsidR="00ED227B" w:rsidRDefault="00ED227B">
      <w:pPr>
        <w:pStyle w:val="Paragrafoelenco"/>
      </w:pPr>
      <w:r>
        <w:t>Sunshine checks</w:t>
      </w:r>
      <w:r w:rsidR="00C83106">
        <w:t xml:space="preserve"> (hourly observation)</w:t>
      </w:r>
    </w:p>
    <w:p w14:paraId="1005EB69" w14:textId="366A3238" w:rsidR="00ED227B" w:rsidRPr="00ED227B" w:rsidRDefault="00ED227B">
      <w:pPr>
        <w:pStyle w:val="Paragrafoelenco"/>
        <w:numPr>
          <w:ilvl w:val="1"/>
          <w:numId w:val="51"/>
        </w:numPr>
      </w:pPr>
      <w:r>
        <w:t xml:space="preserve">Sunshine duration &gt; </w:t>
      </w:r>
      <w:r w:rsidR="00C83106">
        <w:t>60 minutes</w:t>
      </w:r>
      <w:r>
        <w:t xml:space="preserve">. </w:t>
      </w:r>
      <w:r w:rsidR="002D6535">
        <w:t>T</w:t>
      </w:r>
      <w:r w:rsidRPr="00AB4C4B">
        <w:t xml:space="preserve">he value </w:t>
      </w:r>
      <w:r w:rsidR="002D6535">
        <w:t xml:space="preserve">is flagged </w:t>
      </w:r>
      <w:r>
        <w:t>WRONG</w:t>
      </w:r>
      <w:r w:rsidRPr="00AB4C4B">
        <w:t>.</w:t>
      </w:r>
    </w:p>
    <w:p w14:paraId="4E24E40D" w14:textId="320593FA" w:rsidR="00C83106" w:rsidRPr="00241E8A" w:rsidDel="00A40294" w:rsidRDefault="00C83106">
      <w:pPr>
        <w:pStyle w:val="Paragrafoelenco"/>
        <w:rPr>
          <w:del w:id="156" w:author="Account Microsoft" w:date="2021-04-07T10:08:00Z"/>
        </w:rPr>
        <w:pPrChange w:id="157" w:author="Account Microsoft" w:date="2021-04-06T16:28:00Z">
          <w:pPr>
            <w:pStyle w:val="Paragrafoelenco"/>
            <w:numPr>
              <w:ilvl w:val="1"/>
              <w:numId w:val="51"/>
            </w:numPr>
            <w:ind w:left="1440"/>
          </w:pPr>
        </w:pPrChange>
      </w:pPr>
    </w:p>
    <w:p w14:paraId="784D9671" w14:textId="6B45881E" w:rsidR="00C83106" w:rsidRPr="00241E8A" w:rsidRDefault="00C83106">
      <w:pPr>
        <w:pStyle w:val="Paragrafoelenco"/>
        <w:numPr>
          <w:ilvl w:val="1"/>
          <w:numId w:val="51"/>
        </w:numPr>
      </w:pPr>
      <w:r w:rsidRPr="00241E8A">
        <w:t xml:space="preserve">Sunshine duration &gt; 24 hours. </w:t>
      </w:r>
      <w:r w:rsidR="002D6535">
        <w:t>T</w:t>
      </w:r>
      <w:r w:rsidRPr="00241E8A">
        <w:t xml:space="preserve">he value </w:t>
      </w:r>
      <w:r w:rsidR="002D6535">
        <w:t xml:space="preserve">is flagged </w:t>
      </w:r>
      <w:r w:rsidRPr="00241E8A">
        <w:t>WRONG.</w:t>
      </w:r>
    </w:p>
    <w:p w14:paraId="53917771" w14:textId="77777777" w:rsidR="00ED227B" w:rsidRDefault="00ED227B">
      <w:pPr>
        <w:pStyle w:val="Paragrafoelenco"/>
      </w:pPr>
      <w:r>
        <w:t>Precipitation checks</w:t>
      </w:r>
      <w:r w:rsidR="00DC131E">
        <w:t xml:space="preserve"> (hourly observation)</w:t>
      </w:r>
    </w:p>
    <w:p w14:paraId="0EA016C6" w14:textId="020D3DB3" w:rsidR="00ED227B" w:rsidRPr="00ED227B" w:rsidRDefault="00ED227B">
      <w:pPr>
        <w:pStyle w:val="Paragrafoelenco"/>
        <w:numPr>
          <w:ilvl w:val="1"/>
          <w:numId w:val="51"/>
        </w:numPr>
      </w:pPr>
      <w:r w:rsidRPr="00ED227B">
        <w:t>Precipitation outside 0-4</w:t>
      </w:r>
      <w:r>
        <w:t>00</w:t>
      </w:r>
      <w:r w:rsidR="002D6535">
        <w:t xml:space="preserve"> mm</w:t>
      </w:r>
      <w:r>
        <w:t xml:space="preserve">. </w:t>
      </w:r>
      <w:r w:rsidR="002D6535">
        <w:t>T</w:t>
      </w:r>
      <w:r w:rsidRPr="00AB4C4B">
        <w:t xml:space="preserve">he value </w:t>
      </w:r>
      <w:r w:rsidR="002D6535">
        <w:t xml:space="preserve">is flagged </w:t>
      </w:r>
      <w:r>
        <w:t>WRONG</w:t>
      </w:r>
      <w:r w:rsidRPr="00AB4C4B">
        <w:t>.</w:t>
      </w:r>
    </w:p>
    <w:p w14:paraId="2E9672E9" w14:textId="3D4EE835" w:rsidR="00ED227B" w:rsidRDefault="00ED227B">
      <w:pPr>
        <w:pStyle w:val="Paragrafoelenco"/>
        <w:numPr>
          <w:ilvl w:val="1"/>
          <w:numId w:val="51"/>
        </w:numPr>
      </w:pPr>
      <w:r>
        <w:t>Precipitation &gt; 200</w:t>
      </w:r>
      <w:r w:rsidR="002D6535">
        <w:t xml:space="preserve"> mm</w:t>
      </w:r>
      <w:r>
        <w:t>.</w:t>
      </w:r>
      <w:r w:rsidRPr="00ED227B">
        <w:t xml:space="preserve"> </w:t>
      </w:r>
      <w:r w:rsidR="00743298">
        <w:t>T</w:t>
      </w:r>
      <w:r w:rsidRPr="00AB4C4B">
        <w:t xml:space="preserve">he value </w:t>
      </w:r>
      <w:r w:rsidR="00743298">
        <w:t xml:space="preserve">is flagged </w:t>
      </w:r>
      <w:r>
        <w:t>SUSPICIOUS</w:t>
      </w:r>
      <w:r w:rsidRPr="00AB4C4B">
        <w:t>.</w:t>
      </w:r>
    </w:p>
    <w:p w14:paraId="5CC32B56" w14:textId="172F1A83" w:rsidR="00DD789E" w:rsidRDefault="00DD789E">
      <w:pPr>
        <w:pStyle w:val="Paragrafoelenco"/>
        <w:numPr>
          <w:ilvl w:val="1"/>
          <w:numId w:val="51"/>
        </w:numPr>
      </w:pPr>
      <w:r>
        <w:t xml:space="preserve">For each precipitation properties (1H, 6H, 12H – not available yet, 24 H) the following </w:t>
      </w:r>
      <w:r w:rsidR="00743298">
        <w:t xml:space="preserve">two </w:t>
      </w:r>
      <w:r>
        <w:t>parameters</w:t>
      </w:r>
      <w:r w:rsidR="00743298">
        <w:t xml:space="preserve"> are derived</w:t>
      </w:r>
      <w:r>
        <w:t>, if the corresponding MOS data are available:</w:t>
      </w:r>
    </w:p>
    <w:p w14:paraId="46626226" w14:textId="77777777" w:rsidR="00DD789E" w:rsidRDefault="00DD789E">
      <w:pPr>
        <w:pStyle w:val="Paragrafoelenco"/>
        <w:numPr>
          <w:ilvl w:val="1"/>
          <w:numId w:val="51"/>
        </w:numPr>
        <w:pPrChange w:id="158" w:author="Account Microsoft" w:date="2021-04-07T10:08:00Z">
          <w:pPr>
            <w:pStyle w:val="Paragrafoelenco"/>
            <w:numPr>
              <w:ilvl w:val="2"/>
              <w:numId w:val="51"/>
            </w:numPr>
            <w:ind w:left="2160"/>
          </w:pPr>
        </w:pPrChange>
      </w:pPr>
      <w:r>
        <w:t>Standard deviation (SD): min[(5*max[0.2 , RRRmos]), max[1, abs(RRRX1/6/12/24 - RRRmos)]</w:t>
      </w:r>
    </w:p>
    <w:p w14:paraId="475C38D3" w14:textId="77777777" w:rsidR="00DD789E" w:rsidRDefault="00DD789E">
      <w:pPr>
        <w:pStyle w:val="Paragrafoelenco"/>
        <w:numPr>
          <w:ilvl w:val="1"/>
          <w:numId w:val="51"/>
        </w:numPr>
        <w:pPrChange w:id="159" w:author="Account Microsoft" w:date="2021-04-07T10:08:00Z">
          <w:pPr>
            <w:pStyle w:val="Paragrafoelenco"/>
            <w:numPr>
              <w:ilvl w:val="2"/>
              <w:numId w:val="51"/>
            </w:numPr>
            <w:ind w:left="2160"/>
          </w:pPr>
        </w:pPrChange>
      </w:pPr>
      <w:r>
        <w:t>Scaled difference (F): (RRRmos – RRR)/RRRmos</w:t>
      </w:r>
    </w:p>
    <w:p w14:paraId="37FCDB82" w14:textId="09435A93" w:rsidR="00DD789E" w:rsidRDefault="00DD789E" w:rsidP="00DD789E">
      <w:r>
        <w:t xml:space="preserve">                     Once these two parameters are calculate</w:t>
      </w:r>
      <w:r w:rsidR="00743298">
        <w:t>d</w:t>
      </w:r>
      <w:r>
        <w:t xml:space="preserve"> the following conditions must be check:</w:t>
      </w:r>
    </w:p>
    <w:p w14:paraId="7A7DD06E" w14:textId="270635E5" w:rsidR="00DD789E" w:rsidRDefault="00DD789E">
      <w:pPr>
        <w:pStyle w:val="Paragrafoelenco"/>
        <w:numPr>
          <w:ilvl w:val="0"/>
          <w:numId w:val="11"/>
        </w:numPr>
      </w:pPr>
      <w:r>
        <w:t xml:space="preserve">When abs(RRRobs – RRRmos) &gt; (6 * SD) AND RRRobs &gt; 20 AND F &gt; 5, the observed precipitation property is </w:t>
      </w:r>
      <w:r w:rsidR="00743298">
        <w:t>flagged WRONG</w:t>
      </w:r>
    </w:p>
    <w:p w14:paraId="47B213BB" w14:textId="77777777" w:rsidR="00DD789E" w:rsidRDefault="00DD789E">
      <w:pPr>
        <w:pStyle w:val="Paragrafoelenco"/>
        <w:numPr>
          <w:ilvl w:val="0"/>
          <w:numId w:val="11"/>
        </w:numPr>
      </w:pPr>
      <w:r>
        <w:t xml:space="preserve">When abs(RRRobs – RRRmos) &gt; (6 * SD) AND RRRobs &gt; RRRmos AND </w:t>
      </w:r>
    </w:p>
    <w:p w14:paraId="15ABCBDF" w14:textId="77777777" w:rsidR="00DD789E" w:rsidRDefault="00DD789E" w:rsidP="00D14A5F">
      <w:pPr>
        <w:ind w:left="720"/>
      </w:pPr>
      <w:r>
        <w:t xml:space="preserve">                  ( (RRRobs &lt;= 10 AND RRRmos &gt;= 0.5)  OR </w:t>
      </w:r>
    </w:p>
    <w:p w14:paraId="7AB8E2CE" w14:textId="77D221F5" w:rsidR="00DD789E" w:rsidRPr="00ED227B" w:rsidRDefault="00DD789E" w:rsidP="00D14A5F">
      <w:pPr>
        <w:ind w:left="720"/>
      </w:pPr>
      <w:r>
        <w:t xml:space="preserve">                    (RRRobs</w:t>
      </w:r>
      <w:r w:rsidR="00D550D1">
        <w:t xml:space="preserve"> &lt;= 15 AND RRRmos &gt;= 2.5)) isn’t</w:t>
      </w:r>
      <w:r>
        <w:t xml:space="preserve"> satisfied , then the observed precipitation property is </w:t>
      </w:r>
      <w:r w:rsidR="00743298">
        <w:t>flagged SUSPICIOUS</w:t>
      </w:r>
    </w:p>
    <w:p w14:paraId="04A37651" w14:textId="77777777" w:rsidR="003D725A" w:rsidRDefault="003D725A">
      <w:pPr>
        <w:pStyle w:val="Paragrafoelenco"/>
        <w:numPr>
          <w:ilvl w:val="1"/>
          <w:numId w:val="51"/>
        </w:numPr>
        <w:rPr>
          <w:ins w:id="160" w:author="Account Microsoft" w:date="2021-03-02T15:01:00Z"/>
        </w:rPr>
        <w:pPrChange w:id="161" w:author="Account Microsoft" w:date="2021-04-07T10:08:00Z">
          <w:pPr>
            <w:pStyle w:val="Paragrafoelenco"/>
          </w:pPr>
        </w:pPrChange>
      </w:pPr>
      <w:ins w:id="162" w:author="Account Microsoft" w:date="2021-03-02T15:01:00Z">
        <w:r w:rsidRPr="004A0C20">
          <w:t>Cross checks precipitation: th</w:t>
        </w:r>
        <w:r>
          <w:t>e</w:t>
        </w:r>
        <w:r w:rsidRPr="004A0C20">
          <w:t>s</w:t>
        </w:r>
        <w:r>
          <w:t>e</w:t>
        </w:r>
        <w:r w:rsidRPr="004A0C20">
          <w:t xml:space="preserve"> checks  </w:t>
        </w:r>
        <w:r>
          <w:t xml:space="preserve">are carried out on the </w:t>
        </w:r>
        <w:r w:rsidRPr="004A0C20">
          <w:t>24H precipitation:</w:t>
        </w:r>
      </w:ins>
    </w:p>
    <w:p w14:paraId="0DFEB3DB" w14:textId="77777777" w:rsidR="003D725A" w:rsidRPr="009C515C" w:rsidRDefault="003D725A">
      <w:pPr>
        <w:pStyle w:val="Paragrafoelenco"/>
        <w:numPr>
          <w:ilvl w:val="1"/>
          <w:numId w:val="51"/>
        </w:numPr>
        <w:rPr>
          <w:ins w:id="163" w:author="Account Microsoft" w:date="2021-03-02T15:01:00Z"/>
        </w:rPr>
      </w:pPr>
      <w:ins w:id="164" w:author="Account Microsoft" w:date="2021-03-02T15:01:00Z">
        <w:r w:rsidRPr="008F5F65">
          <w:t xml:space="preserve">Check if at </w:t>
        </w:r>
        <w:r>
          <w:t>06am</w:t>
        </w:r>
        <w:r w:rsidRPr="008F5F65">
          <w:t xml:space="preserve"> </w:t>
        </w:r>
        <w:r>
          <w:t xml:space="preserve">of the </w:t>
        </w:r>
        <w:r w:rsidRPr="008F5F65">
          <w:t>next day the 24H precipitation is valid and in that case use the interval 06 current day – 06 next day for the precipitation cross checks</w:t>
        </w:r>
      </w:ins>
    </w:p>
    <w:p w14:paraId="7F469566" w14:textId="77777777" w:rsidR="003D725A" w:rsidRDefault="003D725A">
      <w:pPr>
        <w:pStyle w:val="Paragrafoelenco"/>
        <w:numPr>
          <w:ilvl w:val="1"/>
          <w:numId w:val="51"/>
        </w:numPr>
        <w:rPr>
          <w:ins w:id="165" w:author="Account Microsoft" w:date="2021-03-02T15:01:00Z"/>
        </w:rPr>
      </w:pPr>
      <w:ins w:id="166" w:author="Account Microsoft" w:date="2021-03-02T15:01:00Z">
        <w:r w:rsidRPr="009C515C">
          <w:t>If at 06</w:t>
        </w:r>
        <w:r>
          <w:t>am</w:t>
        </w:r>
        <w:r w:rsidRPr="009C515C">
          <w:t xml:space="preserve"> </w:t>
        </w:r>
        <w:r>
          <w:t xml:space="preserve">of the </w:t>
        </w:r>
        <w:r w:rsidRPr="009C515C">
          <w:t xml:space="preserve">next day the 24H precipitation is not available, check if at 00 </w:t>
        </w:r>
        <w:r>
          <w:t xml:space="preserve">of the </w:t>
        </w:r>
        <w:r w:rsidRPr="009C515C">
          <w:t>next day the 24H precipitation is valid and in that case use the interval 00 current day – 00 next day for the precipitation cross checks</w:t>
        </w:r>
      </w:ins>
    </w:p>
    <w:p w14:paraId="59B3D959" w14:textId="77777777" w:rsidR="003D725A" w:rsidRDefault="003D725A">
      <w:pPr>
        <w:pStyle w:val="Paragrafoelenco"/>
        <w:numPr>
          <w:ilvl w:val="1"/>
          <w:numId w:val="51"/>
        </w:numPr>
        <w:rPr>
          <w:ins w:id="167" w:author="Account Microsoft" w:date="2021-03-02T15:01:00Z"/>
        </w:rPr>
      </w:pPr>
      <w:ins w:id="168" w:author="Account Microsoft" w:date="2021-03-02T15:01:00Z">
        <w:r>
          <w:t>Assuming that</w:t>
        </w:r>
        <w:r w:rsidRPr="008F5F65">
          <w:t xml:space="preserve"> </w:t>
        </w:r>
        <w:r>
          <w:t xml:space="preserve">a </w:t>
        </w:r>
        <w:r w:rsidRPr="008F5F65">
          <w:t xml:space="preserve">24H precipitation value </w:t>
        </w:r>
        <w:r>
          <w:t xml:space="preserve">can be derived </w:t>
        </w:r>
        <w:r w:rsidRPr="008F5F65">
          <w:t xml:space="preserve"> </w:t>
        </w:r>
        <w:r>
          <w:t xml:space="preserve">by </w:t>
        </w:r>
        <w:r w:rsidRPr="008F5F65">
          <w:t>using the corresponding time interval the following precipitation cross checks</w:t>
        </w:r>
        <w:r>
          <w:t xml:space="preserve"> are performed</w:t>
        </w:r>
        <w:r w:rsidRPr="008F5F65">
          <w:t>:</w:t>
        </w:r>
      </w:ins>
    </w:p>
    <w:p w14:paraId="63A608FE" w14:textId="77777777" w:rsidR="003D725A" w:rsidRDefault="003D725A">
      <w:pPr>
        <w:pStyle w:val="Paragrafoelenco"/>
        <w:numPr>
          <w:ilvl w:val="1"/>
          <w:numId w:val="51"/>
        </w:numPr>
        <w:rPr>
          <w:ins w:id="169" w:author="Account Microsoft" w:date="2021-03-02T15:01:00Z"/>
        </w:rPr>
        <w:pPrChange w:id="170" w:author="Account Microsoft" w:date="2021-04-07T10:08:00Z">
          <w:pPr>
            <w:pStyle w:val="Paragrafoelenco"/>
            <w:numPr>
              <w:ilvl w:val="2"/>
              <w:numId w:val="51"/>
            </w:numPr>
            <w:ind w:left="2160"/>
          </w:pPr>
        </w:pPrChange>
      </w:pPr>
      <w:ins w:id="171" w:author="Account Microsoft" w:date="2021-03-02T15:01:00Z">
        <w:r w:rsidRPr="008F5F65">
          <w:t xml:space="preserve">Check if the PR06 values in the interval (12, 18, 00 </w:t>
        </w:r>
        <w:r>
          <w:t xml:space="preserve">of the </w:t>
        </w:r>
        <w:r w:rsidRPr="008F5F65">
          <w:t>next day, 06</w:t>
        </w:r>
        <w:r>
          <w:t xml:space="preserve"> of the</w:t>
        </w:r>
        <w:r w:rsidRPr="008F5F65">
          <w:t xml:space="preserve"> next day or 06, 12, 18, 00 </w:t>
        </w:r>
        <w:r>
          <w:t xml:space="preserve">of the </w:t>
        </w:r>
        <w:r w:rsidRPr="008F5F65">
          <w:t xml:space="preserve">next day) are all valid and compare the sum of these PR06 values with PR24. If the difference </w:t>
        </w:r>
        <w:r>
          <w:t>is</w:t>
        </w:r>
        <w:r w:rsidRPr="008F5F65">
          <w:t xml:space="preserve"> great</w:t>
        </w:r>
        <w:r>
          <w:t>er</w:t>
        </w:r>
        <w:r w:rsidRPr="008F5F65">
          <w:t xml:space="preserve"> than 10 mm, a SUS</w:t>
        </w:r>
        <w:r>
          <w:t>P</w:t>
        </w:r>
        <w:r w:rsidRPr="008F5F65">
          <w:t xml:space="preserve">ICIOUS </w:t>
        </w:r>
        <w:r>
          <w:t>flag</w:t>
        </w:r>
        <w:r w:rsidRPr="008F5F65">
          <w:t xml:space="preserve"> </w:t>
        </w:r>
        <w:r>
          <w:t xml:space="preserve">is </w:t>
        </w:r>
        <w:r w:rsidRPr="008F5F65">
          <w:t>raise</w:t>
        </w:r>
        <w:r>
          <w:t>d</w:t>
        </w:r>
        <w:r w:rsidRPr="008F5F65">
          <w:t xml:space="preserve"> for the PR24 value and for all PR06 values</w:t>
        </w:r>
      </w:ins>
    </w:p>
    <w:p w14:paraId="73B3D40F" w14:textId="3D54B455" w:rsidR="003D725A" w:rsidRDefault="003D725A">
      <w:pPr>
        <w:pStyle w:val="Paragrafoelenco"/>
        <w:numPr>
          <w:ilvl w:val="1"/>
          <w:numId w:val="51"/>
        </w:numPr>
        <w:rPr>
          <w:ins w:id="172" w:author="Account Microsoft" w:date="2021-03-02T15:01:00Z"/>
        </w:rPr>
        <w:pPrChange w:id="173" w:author="Account Microsoft" w:date="2021-04-07T10:09:00Z">
          <w:pPr>
            <w:pStyle w:val="Paragrafoelenco"/>
            <w:numPr>
              <w:ilvl w:val="2"/>
              <w:numId w:val="51"/>
            </w:numPr>
            <w:ind w:left="2160"/>
          </w:pPr>
        </w:pPrChange>
      </w:pPr>
      <w:ins w:id="174" w:author="Account Microsoft" w:date="2021-03-02T15:01:00Z">
        <w:r w:rsidRPr="00BD7091">
          <w:t xml:space="preserve">If not all </w:t>
        </w:r>
        <w:r>
          <w:t xml:space="preserve">the </w:t>
        </w:r>
        <w:r w:rsidRPr="00BD7091">
          <w:t xml:space="preserve">PR06 values are valid, the same check </w:t>
        </w:r>
        <w:r>
          <w:t xml:space="preserve">is done by </w:t>
        </w:r>
        <w:r w:rsidRPr="00BD7091">
          <w:t>using RR/TR combination. If for specific time the TR = 6 will use the RR value, if the TR = 12 than will try to get the value by difference with the RR value at [current time -</w:t>
        </w:r>
      </w:ins>
      <w:ins w:id="175" w:author="Account Microsoft" w:date="2021-03-02T15:05:00Z">
        <w:r w:rsidR="0097576D">
          <w:t xml:space="preserve"> </w:t>
        </w:r>
      </w:ins>
      <w:ins w:id="176" w:author="Account Microsoft" w:date="2021-03-02T15:01:00Z">
        <w:r w:rsidRPr="00BD7091">
          <w:t xml:space="preserve">6H] if </w:t>
        </w:r>
      </w:ins>
      <w:ins w:id="177" w:author="Account Microsoft" w:date="2021-03-02T15:05:00Z">
        <w:r w:rsidR="0097576D">
          <w:t xml:space="preserve">that observation presents </w:t>
        </w:r>
      </w:ins>
      <w:ins w:id="178" w:author="Account Microsoft" w:date="2021-03-02T15:01:00Z">
        <w:r w:rsidRPr="00BD7091">
          <w:t xml:space="preserve">TR = 6, otherwise the value will not be considered. In all four </w:t>
        </w:r>
      </w:ins>
      <w:ins w:id="179" w:author="Account Microsoft" w:date="2021-03-02T15:05:00Z">
        <w:r w:rsidR="0097576D">
          <w:t xml:space="preserve">RR </w:t>
        </w:r>
      </w:ins>
      <w:ins w:id="180" w:author="Account Microsoft" w:date="2021-03-02T15:01:00Z">
        <w:r w:rsidRPr="00BD7091">
          <w:t>values was identified and the difference between their sum and 24H precipitation value is great than 10 mm</w:t>
        </w:r>
      </w:ins>
      <w:ins w:id="181" w:author="Account Microsoft" w:date="2021-03-02T15:22:00Z">
        <w:r w:rsidR="00201654">
          <w:t>,</w:t>
        </w:r>
      </w:ins>
      <w:ins w:id="182" w:author="Account Microsoft" w:date="2021-03-02T15:01:00Z">
        <w:r w:rsidRPr="00BD7091">
          <w:t xml:space="preserve"> an SUSPICIOUS alert will be raise for the PR24 value and for all RR values.</w:t>
        </w:r>
      </w:ins>
    </w:p>
    <w:p w14:paraId="54DB30D8" w14:textId="2CAE474F" w:rsidR="003D725A" w:rsidRDefault="003D725A">
      <w:pPr>
        <w:pStyle w:val="Paragrafoelenco"/>
        <w:numPr>
          <w:ilvl w:val="1"/>
          <w:numId w:val="51"/>
        </w:numPr>
        <w:rPr>
          <w:ins w:id="183" w:author="Account Microsoft" w:date="2021-03-02T15:14:00Z"/>
        </w:rPr>
        <w:pPrChange w:id="184" w:author="Account Microsoft" w:date="2021-04-07T10:09:00Z">
          <w:pPr>
            <w:pStyle w:val="Paragrafoelenco"/>
            <w:numPr>
              <w:ilvl w:val="2"/>
              <w:numId w:val="51"/>
            </w:numPr>
            <w:ind w:left="2160"/>
          </w:pPr>
        </w:pPrChange>
      </w:pPr>
      <w:ins w:id="185" w:author="Account Microsoft" w:date="2021-03-02T15:01:00Z">
        <w:r>
          <w:t xml:space="preserve">If all </w:t>
        </w:r>
        <w:r w:rsidRPr="00BD7091">
          <w:t>1H precipitation value</w:t>
        </w:r>
        <w:r>
          <w:t>s are available and valid,</w:t>
        </w:r>
        <w:r w:rsidRPr="00BD7091">
          <w:t xml:space="preserve"> </w:t>
        </w:r>
        <w:r>
          <w:t xml:space="preserve">if </w:t>
        </w:r>
        <w:r w:rsidRPr="00BD7091">
          <w:t>the difference between their sum and</w:t>
        </w:r>
        <w:r>
          <w:t xml:space="preserve"> the</w:t>
        </w:r>
        <w:r w:rsidRPr="00BD7091">
          <w:t xml:space="preserve"> </w:t>
        </w:r>
      </w:ins>
      <w:ins w:id="186" w:author="Account Microsoft" w:date="2021-03-02T15:06:00Z">
        <w:r w:rsidR="0097576D" w:rsidRPr="00BD7091">
          <w:t>24</w:t>
        </w:r>
        <w:r w:rsidR="0097576D">
          <w:t xml:space="preserve">H </w:t>
        </w:r>
        <w:r w:rsidR="0097576D" w:rsidRPr="00BD7091">
          <w:t>precipitation</w:t>
        </w:r>
      </w:ins>
      <w:ins w:id="187" w:author="Account Microsoft" w:date="2021-03-02T15:01:00Z">
        <w:r w:rsidRPr="00BD7091">
          <w:t xml:space="preserve"> value </w:t>
        </w:r>
        <w:r>
          <w:t>is</w:t>
        </w:r>
        <w:r w:rsidRPr="00BD7091">
          <w:t xml:space="preserve"> great</w:t>
        </w:r>
        <w:r>
          <w:t>er</w:t>
        </w:r>
        <w:r w:rsidRPr="00BD7091">
          <w:t xml:space="preserve"> than 10 mm a SUSPICIOUS </w:t>
        </w:r>
        <w:r>
          <w:t xml:space="preserve">flag </w:t>
        </w:r>
      </w:ins>
      <w:ins w:id="188" w:author="Account Microsoft" w:date="2021-03-02T15:06:00Z">
        <w:r w:rsidR="0097576D">
          <w:t xml:space="preserve">is </w:t>
        </w:r>
        <w:r w:rsidR="0097576D" w:rsidRPr="00BD7091">
          <w:t>raised</w:t>
        </w:r>
      </w:ins>
      <w:ins w:id="189" w:author="Account Microsoft" w:date="2021-03-02T15:01:00Z">
        <w:r w:rsidRPr="00BD7091">
          <w:t xml:space="preserve"> for</w:t>
        </w:r>
        <w:r>
          <w:t xml:space="preserve"> the</w:t>
        </w:r>
        <w:r w:rsidRPr="00BD7091">
          <w:t xml:space="preserve"> PR24 value and for </w:t>
        </w:r>
        <w:r>
          <w:t xml:space="preserve">all the </w:t>
        </w:r>
        <w:r w:rsidRPr="00BD7091">
          <w:t>24 hourly precipitation values.</w:t>
        </w:r>
      </w:ins>
    </w:p>
    <w:p w14:paraId="2C7D13AA" w14:textId="16E3A2C7" w:rsidR="00300A84" w:rsidRDefault="00300A84">
      <w:pPr>
        <w:pStyle w:val="Paragrafoelenco"/>
        <w:numPr>
          <w:ilvl w:val="1"/>
          <w:numId w:val="51"/>
        </w:numPr>
        <w:rPr>
          <w:ins w:id="190" w:author="Account Microsoft" w:date="2021-03-02T15:16:00Z"/>
        </w:rPr>
        <w:pPrChange w:id="191" w:author="Account Microsoft" w:date="2021-04-07T10:09:00Z">
          <w:pPr>
            <w:pStyle w:val="Paragrafoelenco"/>
            <w:numPr>
              <w:ilvl w:val="2"/>
              <w:numId w:val="51"/>
            </w:numPr>
            <w:ind w:left="2160"/>
          </w:pPr>
        </w:pPrChange>
      </w:pPr>
      <w:ins w:id="192" w:author="Account Microsoft" w:date="2021-03-02T15:15:00Z">
        <w:r>
          <w:t xml:space="preserve">In case the 24H precipitation are not available at 06:00 next day, the application check for a valid value at 00:00 next day. If at this time the 24H </w:t>
        </w:r>
        <w:r>
          <w:lastRenderedPageBreak/>
          <w:t xml:space="preserve">precipitation are valid the cross checks are done using the interval 00 current </w:t>
        </w:r>
      </w:ins>
      <w:ins w:id="193" w:author="Account Microsoft" w:date="2021-03-02T15:16:00Z">
        <w:r>
          <w:t>–</w:t>
        </w:r>
      </w:ins>
      <w:ins w:id="194" w:author="Account Microsoft" w:date="2021-03-02T15:15:00Z">
        <w:r>
          <w:t xml:space="preserve"> 00 </w:t>
        </w:r>
      </w:ins>
      <w:ins w:id="195" w:author="Account Microsoft" w:date="2021-03-02T15:16:00Z">
        <w:r>
          <w:t>next day.</w:t>
        </w:r>
      </w:ins>
    </w:p>
    <w:p w14:paraId="1983D033" w14:textId="17D608D6" w:rsidR="00300A84" w:rsidRPr="004A0C20" w:rsidRDefault="00300A84">
      <w:pPr>
        <w:pStyle w:val="Paragrafoelenco"/>
        <w:numPr>
          <w:ilvl w:val="1"/>
          <w:numId w:val="51"/>
        </w:numPr>
        <w:rPr>
          <w:ins w:id="196" w:author="Account Microsoft" w:date="2021-03-02T15:01:00Z"/>
        </w:rPr>
        <w:pPrChange w:id="197" w:author="Account Microsoft" w:date="2021-04-07T10:09:00Z">
          <w:pPr>
            <w:pStyle w:val="Paragrafoelenco"/>
            <w:numPr>
              <w:ilvl w:val="2"/>
              <w:numId w:val="51"/>
            </w:numPr>
            <w:ind w:left="2160"/>
          </w:pPr>
        </w:pPrChange>
      </w:pPr>
      <w:ins w:id="198" w:author="Account Microsoft" w:date="2021-03-02T15:16:00Z">
        <w:r w:rsidRPr="008F5F65">
          <w:t xml:space="preserve">If 24H precipitation value is not available the precipitation cross checks </w:t>
        </w:r>
        <w:r>
          <w:t>are not performed</w:t>
        </w:r>
      </w:ins>
    </w:p>
    <w:p w14:paraId="18A9ECC3" w14:textId="77777777" w:rsidR="008F5F65" w:rsidRDefault="008F5F65" w:rsidP="005546A4">
      <w:pPr>
        <w:rPr>
          <w:rFonts w:ascii="Arial" w:hAnsi="Arial" w:cs="Arial"/>
          <w:sz w:val="24"/>
          <w:szCs w:val="24"/>
        </w:rPr>
      </w:pPr>
    </w:p>
    <w:p w14:paraId="49ECA252" w14:textId="76DA22CD" w:rsidR="004E69D9" w:rsidRPr="00F63B3F" w:rsidRDefault="007D6C5E" w:rsidP="005546A4">
      <w:pPr>
        <w:rPr>
          <w:rFonts w:cs="Arial"/>
          <w:szCs w:val="20"/>
        </w:rPr>
      </w:pPr>
      <w:r>
        <w:rPr>
          <w:rFonts w:cs="Arial"/>
          <w:szCs w:val="20"/>
        </w:rPr>
        <w:t xml:space="preserve">The following </w:t>
      </w:r>
      <w:r w:rsidR="007C1DB9" w:rsidRPr="00F63B3F">
        <w:rPr>
          <w:rFonts w:cs="Arial"/>
          <w:szCs w:val="20"/>
        </w:rPr>
        <w:t xml:space="preserve">properties </w:t>
      </w:r>
      <w:r w:rsidR="0097576D">
        <w:rPr>
          <w:rFonts w:cs="Arial"/>
          <w:szCs w:val="20"/>
        </w:rPr>
        <w:t>are</w:t>
      </w:r>
      <w:r w:rsidR="0097576D" w:rsidRPr="00F63B3F">
        <w:rPr>
          <w:rFonts w:cs="Arial"/>
          <w:szCs w:val="20"/>
        </w:rPr>
        <w:t xml:space="preserve"> </w:t>
      </w:r>
      <w:r w:rsidR="0097576D">
        <w:rPr>
          <w:rFonts w:cs="Arial"/>
          <w:szCs w:val="20"/>
        </w:rPr>
        <w:t>derived</w:t>
      </w:r>
      <w:r w:rsidR="00192470">
        <w:rPr>
          <w:rFonts w:cs="Arial"/>
          <w:szCs w:val="20"/>
        </w:rPr>
        <w:t xml:space="preserve"> </w:t>
      </w:r>
      <w:r w:rsidR="007C1DB9" w:rsidRPr="00F63B3F">
        <w:rPr>
          <w:rFonts w:cs="Arial"/>
          <w:szCs w:val="20"/>
        </w:rPr>
        <w:t>during the WeakChecks step</w:t>
      </w:r>
      <w:r w:rsidR="00413043" w:rsidRPr="00F63B3F">
        <w:rPr>
          <w:rFonts w:cs="Arial"/>
          <w:szCs w:val="20"/>
        </w:rPr>
        <w:t>:</w:t>
      </w:r>
    </w:p>
    <w:p w14:paraId="161C0772" w14:textId="240FC9B3" w:rsidR="00413043" w:rsidRDefault="00413043">
      <w:pPr>
        <w:pStyle w:val="Paragrafoelenco"/>
      </w:pPr>
      <w:r w:rsidRPr="008D10FB">
        <w:rPr>
          <w:b/>
          <w:lang w:val="it-IT"/>
        </w:rPr>
        <w:t>D_E</w:t>
      </w:r>
      <w:r w:rsidRPr="008D10FB">
        <w:rPr>
          <w:lang w:val="it-IT"/>
        </w:rPr>
        <w:t xml:space="preserve"> = Saturation vapor pressure. </w:t>
      </w:r>
      <w:r>
        <w:t xml:space="preserve">To calculate this property we </w:t>
      </w:r>
      <w:r w:rsidR="00192470">
        <w:t xml:space="preserve">use </w:t>
      </w:r>
      <w:r>
        <w:t>TT</w:t>
      </w:r>
      <w:r w:rsidR="00D471CD">
        <w:t xml:space="preserve"> (</w:t>
      </w:r>
      <w:r w:rsidR="00192470">
        <w:t xml:space="preserve">2-m </w:t>
      </w:r>
      <w:r w:rsidR="00D471CD">
        <w:t>air temperature)</w:t>
      </w:r>
      <w:r>
        <w:t xml:space="preserve"> and TD</w:t>
      </w:r>
      <w:r w:rsidR="00D471CD">
        <w:t xml:space="preserve"> (dew point temperature)</w:t>
      </w:r>
      <w:r>
        <w:t xml:space="preserve"> properties into the formula</w:t>
      </w:r>
      <w:r w:rsidR="007B7E09">
        <w:t xml:space="preserve"> (</w:t>
      </w:r>
      <w:r w:rsidR="007B7E09" w:rsidRPr="007B7E09">
        <w:rPr>
          <w:b/>
          <w:i/>
        </w:rPr>
        <w:t>ESAT</w:t>
      </w:r>
      <w:r w:rsidR="006C0D49">
        <w:rPr>
          <w:b/>
          <w:i/>
        </w:rPr>
        <w:t xml:space="preserve"> (TT, TD) </w:t>
      </w:r>
      <w:r w:rsidR="007B7E09">
        <w:t>)</w:t>
      </w:r>
      <w:r>
        <w:t xml:space="preserve"> :</w:t>
      </w:r>
    </w:p>
    <w:p w14:paraId="4C566A38" w14:textId="77777777" w:rsidR="00413043" w:rsidRPr="007B02EE" w:rsidRDefault="00413043">
      <w:pPr>
        <w:ind w:left="1440"/>
        <w:rPr>
          <w:sz w:val="18"/>
          <w:szCs w:val="18"/>
        </w:rPr>
        <w:pPrChange w:id="199" w:author="Account Microsoft" w:date="2021-04-06T16:28:00Z">
          <w:pPr>
            <w:pStyle w:val="Paragrafoelenco"/>
            <w:numPr>
              <w:numId w:val="0"/>
            </w:numPr>
            <w:ind w:left="1440" w:firstLine="0"/>
          </w:pPr>
        </w:pPrChange>
      </w:pPr>
      <w:r w:rsidRPr="00413043">
        <w:t>6.1078 * exp (LVAP(TT) / RV * (1./Celsius2Kelvin(0.) - 1./Celsius2Kelvin(TD))</w:t>
      </w:r>
      <w:r w:rsidRPr="007B02EE">
        <w:rPr>
          <w:sz w:val="18"/>
          <w:szCs w:val="18"/>
        </w:rPr>
        <w:t>,</w:t>
      </w:r>
    </w:p>
    <w:p w14:paraId="2A35BCF6" w14:textId="77777777" w:rsidR="00413043" w:rsidRDefault="00413043" w:rsidP="007A5B77">
      <w:pPr>
        <w:ind w:left="720" w:hanging="360"/>
      </w:pPr>
      <w:r>
        <w:t>Dove:</w:t>
      </w:r>
    </w:p>
    <w:p w14:paraId="6A9F024E" w14:textId="3BB2ABA9" w:rsidR="00413043" w:rsidRPr="00413043" w:rsidRDefault="00413043">
      <w:pPr>
        <w:pStyle w:val="Paragrafoelenco"/>
        <w:rPr>
          <w:b/>
        </w:rPr>
        <w:pPrChange w:id="200" w:author="Account Microsoft" w:date="2021-04-06T16:28:00Z">
          <w:pPr>
            <w:pStyle w:val="Paragrafoelenco"/>
            <w:numPr>
              <w:ilvl w:val="1"/>
              <w:numId w:val="51"/>
            </w:numPr>
            <w:ind w:left="1440"/>
          </w:pPr>
        </w:pPrChange>
      </w:pPr>
      <w:r w:rsidRPr="00413043">
        <w:rPr>
          <w:b/>
          <w:i/>
        </w:rPr>
        <w:t>LVAP</w:t>
      </w:r>
      <w:r w:rsidRPr="00413043">
        <w:t xml:space="preserve"> Latent Heat of </w:t>
      </w:r>
      <w:r w:rsidR="000B5E32" w:rsidRPr="00413043">
        <w:t>Vaporizat</w:t>
      </w:r>
      <w:r w:rsidR="000B5E32">
        <w:t>i</w:t>
      </w:r>
      <w:r w:rsidR="000B5E32" w:rsidRPr="00413043">
        <w:t>on</w:t>
      </w:r>
      <w:r w:rsidRPr="00413043">
        <w:t xml:space="preserve">, </w:t>
      </w:r>
      <w:r w:rsidR="00192470">
        <w:t xml:space="preserve">derived by </w:t>
      </w:r>
      <w:r w:rsidRPr="00413043">
        <w:t>using the formula :</w:t>
      </w:r>
    </w:p>
    <w:p w14:paraId="71285B7A" w14:textId="77777777" w:rsidR="00413043" w:rsidRPr="00413043" w:rsidRDefault="00413043">
      <w:pPr>
        <w:ind w:left="2160"/>
        <w:pPrChange w:id="201" w:author="Account Microsoft" w:date="2021-04-06T16:28:00Z">
          <w:pPr>
            <w:pStyle w:val="Paragrafoelenco"/>
            <w:numPr>
              <w:numId w:val="0"/>
            </w:numPr>
            <w:ind w:left="1440" w:firstLine="720"/>
          </w:pPr>
        </w:pPrChange>
      </w:pPr>
      <w:r w:rsidRPr="00413043">
        <w:t>(597 - 0.566* TT) * 4186</w:t>
      </w:r>
    </w:p>
    <w:p w14:paraId="344A3BCD" w14:textId="77777777" w:rsidR="00413043" w:rsidRDefault="00413043">
      <w:pPr>
        <w:pStyle w:val="Paragrafoelenco"/>
        <w:pPrChange w:id="202" w:author="Account Microsoft" w:date="2021-04-06T16:28:00Z">
          <w:pPr>
            <w:pStyle w:val="Paragrafoelenco"/>
            <w:numPr>
              <w:ilvl w:val="1"/>
              <w:numId w:val="51"/>
            </w:numPr>
            <w:ind w:left="1440"/>
          </w:pPr>
        </w:pPrChange>
      </w:pPr>
      <w:r w:rsidRPr="00413043">
        <w:rPr>
          <w:b/>
          <w:i/>
        </w:rPr>
        <w:t>RV</w:t>
      </w:r>
      <w:r>
        <w:t xml:space="preserve"> it’s a constant value = </w:t>
      </w:r>
      <w:r w:rsidRPr="00413043">
        <w:rPr>
          <w:b/>
        </w:rPr>
        <w:t>461.51</w:t>
      </w:r>
    </w:p>
    <w:p w14:paraId="1EE4F148" w14:textId="50703FA5" w:rsidR="00413043" w:rsidRDefault="00413043">
      <w:pPr>
        <w:pStyle w:val="Paragrafoelenco"/>
        <w:pPrChange w:id="203" w:author="Account Microsoft" w:date="2021-04-06T16:28:00Z">
          <w:pPr>
            <w:pStyle w:val="Paragrafoelenco"/>
            <w:numPr>
              <w:ilvl w:val="1"/>
              <w:numId w:val="51"/>
            </w:numPr>
            <w:ind w:left="1440"/>
          </w:pPr>
        </w:pPrChange>
      </w:pPr>
      <w:r>
        <w:rPr>
          <w:b/>
          <w:i/>
        </w:rPr>
        <w:t xml:space="preserve">Celsius2Kelvin </w:t>
      </w:r>
      <w:r>
        <w:t>transform</w:t>
      </w:r>
      <w:r w:rsidR="00192470">
        <w:t>s</w:t>
      </w:r>
      <w:r>
        <w:t xml:space="preserve"> temperature from Celsius to Kelvin degree</w:t>
      </w:r>
    </w:p>
    <w:p w14:paraId="50090769" w14:textId="14D7365B" w:rsidR="00413043" w:rsidRDefault="00413043">
      <w:pPr>
        <w:pStyle w:val="Paragrafoelenco"/>
      </w:pPr>
      <w:r w:rsidRPr="008D10FB">
        <w:rPr>
          <w:b/>
          <w:lang w:val="it-IT"/>
        </w:rPr>
        <w:t>D_VPD</w:t>
      </w:r>
      <w:r w:rsidRPr="008D10FB">
        <w:rPr>
          <w:lang w:val="it-IT"/>
        </w:rPr>
        <w:t xml:space="preserve"> = Vapor pressure deficit. </w:t>
      </w:r>
      <w:r>
        <w:t xml:space="preserve">To calculate this property we </w:t>
      </w:r>
      <w:r w:rsidR="00192470">
        <w:t>use</w:t>
      </w:r>
      <w:r>
        <w:t xml:space="preserve"> TT and TD properties. The vapor pressure deficit is calculated </w:t>
      </w:r>
      <w:r w:rsidR="00192470">
        <w:t xml:space="preserve">as the </w:t>
      </w:r>
      <w:r>
        <w:t xml:space="preserve"> difference between t</w:t>
      </w:r>
      <w:r w:rsidR="00192470">
        <w:t>w</w:t>
      </w:r>
      <w:r>
        <w:t>o saturation value</w:t>
      </w:r>
      <w:r w:rsidR="00192470">
        <w:t>s</w:t>
      </w:r>
      <w:r>
        <w:t>:</w:t>
      </w:r>
    </w:p>
    <w:p w14:paraId="056E2017" w14:textId="1F4CF6C9" w:rsidR="00413043" w:rsidRDefault="00413043">
      <w:pPr>
        <w:pStyle w:val="Paragrafoelenco"/>
        <w:pPrChange w:id="204" w:author="Account Microsoft" w:date="2021-04-06T16:28:00Z">
          <w:pPr>
            <w:pStyle w:val="Paragrafoelenco"/>
            <w:numPr>
              <w:ilvl w:val="1"/>
              <w:numId w:val="51"/>
            </w:numPr>
            <w:ind w:left="1440"/>
          </w:pPr>
        </w:pPrChange>
      </w:pPr>
      <w:r>
        <w:t xml:space="preserve">One, </w:t>
      </w:r>
      <w:r w:rsidR="007B7E09">
        <w:t xml:space="preserve">obtained </w:t>
      </w:r>
      <w:r w:rsidR="00192470">
        <w:t xml:space="preserve">by </w:t>
      </w:r>
      <w:r w:rsidR="007B7E09">
        <w:t>using the saturation vapor pressure with only TT</w:t>
      </w:r>
    </w:p>
    <w:p w14:paraId="6CD1B6C5" w14:textId="66A4398F" w:rsidR="007B7E09" w:rsidRDefault="00192470">
      <w:pPr>
        <w:pStyle w:val="Paragrafoelenco"/>
        <w:pPrChange w:id="205" w:author="Account Microsoft" w:date="2021-04-06T16:28:00Z">
          <w:pPr>
            <w:pStyle w:val="Paragrafoelenco"/>
            <w:numPr>
              <w:ilvl w:val="1"/>
              <w:numId w:val="51"/>
            </w:numPr>
            <w:ind w:left="1440"/>
          </w:pPr>
        </w:pPrChange>
      </w:pPr>
      <w:r>
        <w:t>One</w:t>
      </w:r>
      <w:r w:rsidR="007B7E09">
        <w:t xml:space="preserve">, obtained </w:t>
      </w:r>
      <w:r>
        <w:t xml:space="preserve">by </w:t>
      </w:r>
      <w:r w:rsidR="007B7E09">
        <w:t>using the saturation vapor pressure with TT and TD</w:t>
      </w:r>
    </w:p>
    <w:p w14:paraId="445D880C" w14:textId="77777777" w:rsidR="007B7E09" w:rsidRPr="007B7E09" w:rsidRDefault="007B7E09">
      <w:pPr>
        <w:pStyle w:val="Paragrafoelenco"/>
        <w:pPrChange w:id="206" w:author="Account Microsoft" w:date="2021-04-06T16:28:00Z">
          <w:pPr>
            <w:pStyle w:val="Paragrafoelenco"/>
            <w:numPr>
              <w:ilvl w:val="1"/>
              <w:numId w:val="51"/>
            </w:numPr>
            <w:ind w:left="1440"/>
          </w:pPr>
        </w:pPrChange>
      </w:pPr>
      <w:r>
        <w:t xml:space="preserve">The formula : </w:t>
      </w:r>
      <w:r w:rsidRPr="007B7E09">
        <w:t>ESAT(TT, TT) – ESAT(TT, TD)</w:t>
      </w:r>
    </w:p>
    <w:p w14:paraId="5338FE2A" w14:textId="45411A29" w:rsidR="00413043" w:rsidRDefault="00413043">
      <w:pPr>
        <w:pStyle w:val="Paragrafoelenco"/>
      </w:pPr>
      <w:r w:rsidRPr="00D471CD">
        <w:rPr>
          <w:b/>
        </w:rPr>
        <w:t>D_SLOPE</w:t>
      </w:r>
      <w:r>
        <w:t>= Slope of saturation vapor pressure</w:t>
      </w:r>
      <w:r w:rsidR="007B7E09">
        <w:t xml:space="preserve">. </w:t>
      </w:r>
      <w:r w:rsidR="006C0D49">
        <w:t>The slope</w:t>
      </w:r>
      <w:r w:rsidR="00192470">
        <w:t xml:space="preserve"> is</w:t>
      </w:r>
      <w:r w:rsidR="006C0D49">
        <w:t xml:space="preserve"> calculated </w:t>
      </w:r>
      <w:r w:rsidR="00192470">
        <w:t xml:space="preserve">by </w:t>
      </w:r>
      <w:r w:rsidR="006C0D49">
        <w:t>using the following formula:</w:t>
      </w:r>
    </w:p>
    <w:p w14:paraId="4C7B67E0" w14:textId="77777777" w:rsidR="006C0D49" w:rsidRPr="006C0D49" w:rsidRDefault="006C0D49" w:rsidP="007A5B77">
      <w:pPr>
        <w:ind w:left="720" w:firstLine="720"/>
      </w:pPr>
      <w:r w:rsidRPr="006C0D49">
        <w:t xml:space="preserve">238.102 * 17.32491 * </w:t>
      </w:r>
      <w:r>
        <w:t>(D_E + D_VP</w:t>
      </w:r>
      <w:r w:rsidR="00AC75D0">
        <w:t>D</w:t>
      </w:r>
      <w:r>
        <w:t>)</w:t>
      </w:r>
      <w:r w:rsidRPr="006C0D49">
        <w:t xml:space="preserve"> / (TT + 238.102)**2</w:t>
      </w:r>
    </w:p>
    <w:p w14:paraId="354CD551" w14:textId="6D95705B" w:rsidR="00413043" w:rsidRDefault="00413043">
      <w:pPr>
        <w:pStyle w:val="Paragrafoelenco"/>
        <w:pPrChange w:id="207" w:author="Account Microsoft" w:date="2021-04-06T16:28:00Z">
          <w:pPr>
            <w:pStyle w:val="Paragrafoelenco"/>
            <w:numPr>
              <w:ilvl w:val="1"/>
              <w:numId w:val="51"/>
            </w:numPr>
            <w:ind w:left="1440"/>
          </w:pPr>
        </w:pPrChange>
      </w:pPr>
      <w:r w:rsidRPr="00D471CD">
        <w:rPr>
          <w:b/>
        </w:rPr>
        <w:t>D_RH</w:t>
      </w:r>
      <w:r>
        <w:t xml:space="preserve"> = </w:t>
      </w:r>
      <w:r w:rsidR="006C0D49">
        <w:t>R</w:t>
      </w:r>
      <w:r>
        <w:t>elative humidity</w:t>
      </w:r>
      <w:r w:rsidR="006C0D49">
        <w:t xml:space="preserve">. The relative humidity </w:t>
      </w:r>
      <w:r w:rsidR="00192470">
        <w:t>is</w:t>
      </w:r>
      <w:r w:rsidR="006C0D49">
        <w:t xml:space="preserve"> calculated </w:t>
      </w:r>
      <w:r w:rsidR="00192470">
        <w:t xml:space="preserve">by </w:t>
      </w:r>
      <w:r w:rsidR="006C0D49">
        <w:t>using the following formula:</w:t>
      </w:r>
    </w:p>
    <w:p w14:paraId="5FA04F34" w14:textId="77777777" w:rsidR="006C0D49" w:rsidRDefault="006C0D49">
      <w:pPr>
        <w:ind w:left="1440"/>
        <w:pPrChange w:id="208" w:author="Account Microsoft" w:date="2021-04-06T16:28:00Z">
          <w:pPr>
            <w:pStyle w:val="Paragrafoelenco"/>
            <w:numPr>
              <w:numId w:val="0"/>
            </w:numPr>
            <w:ind w:left="0" w:firstLine="720"/>
          </w:pPr>
        </w:pPrChange>
      </w:pPr>
      <w:r w:rsidRPr="006C0D49">
        <w:t>100 * ESAT(TT, TD) / ESAT(TT, TT</w:t>
      </w:r>
      <w:r>
        <w:t>)</w:t>
      </w:r>
    </w:p>
    <w:p w14:paraId="240B625F" w14:textId="77777777" w:rsidR="002671A5" w:rsidRPr="006C0D49" w:rsidRDefault="002671A5" w:rsidP="00D14A5F">
      <w:pPr>
        <w:ind w:left="720"/>
      </w:pPr>
    </w:p>
    <w:p w14:paraId="63C9A03D" w14:textId="4BE8E134" w:rsidR="00413043" w:rsidRPr="00F63B3F" w:rsidRDefault="002671A5" w:rsidP="005546A4">
      <w:pPr>
        <w:rPr>
          <w:rFonts w:cs="Arial"/>
          <w:szCs w:val="20"/>
        </w:rPr>
      </w:pPr>
      <w:r w:rsidRPr="00F63B3F">
        <w:rPr>
          <w:rFonts w:cs="Arial"/>
          <w:szCs w:val="20"/>
        </w:rPr>
        <w:t>The WeakChecks module can</w:t>
      </w:r>
      <w:r w:rsidR="00D471CD" w:rsidRPr="00F63B3F">
        <w:rPr>
          <w:rFonts w:cs="Arial"/>
          <w:szCs w:val="20"/>
        </w:rPr>
        <w:t xml:space="preserve"> use in input </w:t>
      </w:r>
      <w:r w:rsidR="00132261">
        <w:rPr>
          <w:rFonts w:cs="Arial"/>
          <w:szCs w:val="20"/>
        </w:rPr>
        <w:t>the</w:t>
      </w:r>
      <w:r w:rsidR="00D471CD" w:rsidRPr="00F63B3F">
        <w:rPr>
          <w:rFonts w:cs="Arial"/>
          <w:szCs w:val="20"/>
        </w:rPr>
        <w:t xml:space="preserve"> error file</w:t>
      </w:r>
      <w:r w:rsidR="00132261">
        <w:rPr>
          <w:rFonts w:cs="Arial"/>
          <w:szCs w:val="20"/>
        </w:rPr>
        <w:t xml:space="preserve"> too</w:t>
      </w:r>
      <w:r w:rsidR="00D471CD" w:rsidRPr="00F63B3F">
        <w:rPr>
          <w:rFonts w:cs="Arial"/>
          <w:szCs w:val="20"/>
        </w:rPr>
        <w:t xml:space="preserve"> </w:t>
      </w:r>
      <w:r w:rsidRPr="00F63B3F">
        <w:rPr>
          <w:rFonts w:cs="Arial"/>
          <w:szCs w:val="20"/>
        </w:rPr>
        <w:t>(XML format)</w:t>
      </w:r>
      <w:r w:rsidR="00132261">
        <w:rPr>
          <w:rFonts w:cs="Arial"/>
          <w:szCs w:val="20"/>
        </w:rPr>
        <w:t xml:space="preserve">, after the errors </w:t>
      </w:r>
      <w:r w:rsidR="006E6FE5">
        <w:rPr>
          <w:rFonts w:cs="Arial"/>
          <w:szCs w:val="20"/>
        </w:rPr>
        <w:t>are</w:t>
      </w:r>
      <w:r w:rsidR="00132261">
        <w:rPr>
          <w:rFonts w:cs="Arial"/>
          <w:szCs w:val="20"/>
        </w:rPr>
        <w:t xml:space="preserve"> fixed by </w:t>
      </w:r>
      <w:r w:rsidR="006E6FE5">
        <w:rPr>
          <w:rFonts w:cs="Arial"/>
          <w:szCs w:val="20"/>
        </w:rPr>
        <w:t xml:space="preserve">a </w:t>
      </w:r>
      <w:r w:rsidR="00132261">
        <w:rPr>
          <w:rFonts w:cs="Arial"/>
          <w:szCs w:val="20"/>
        </w:rPr>
        <w:t>meteorologist</w:t>
      </w:r>
      <w:r w:rsidRPr="00F63B3F">
        <w:rPr>
          <w:rFonts w:cs="Arial"/>
          <w:szCs w:val="20"/>
        </w:rPr>
        <w:t xml:space="preserve">. </w:t>
      </w:r>
      <w:r w:rsidR="00132261">
        <w:rPr>
          <w:rFonts w:cs="Arial"/>
          <w:szCs w:val="20"/>
        </w:rPr>
        <w:t>The “-r” option must include at least one KO file name and maximum two, separated by “</w:t>
      </w:r>
      <w:r w:rsidR="00132261" w:rsidRPr="00132261">
        <w:rPr>
          <w:rFonts w:cs="Arial"/>
          <w:b/>
          <w:szCs w:val="20"/>
        </w:rPr>
        <w:t>;</w:t>
      </w:r>
      <w:r w:rsidR="00132261">
        <w:rPr>
          <w:rFonts w:cs="Arial"/>
          <w:szCs w:val="20"/>
        </w:rPr>
        <w:t xml:space="preserve">”. When the KO file sent through the option “-r” are empty </w:t>
      </w:r>
      <w:r w:rsidR="00CE7189">
        <w:rPr>
          <w:rFonts w:cs="Arial"/>
          <w:szCs w:val="20"/>
        </w:rPr>
        <w:t xml:space="preserve">(contains only the tag “&lt;Observations /&gt;” ) or are missing </w:t>
      </w:r>
      <w:r w:rsidR="00132261">
        <w:rPr>
          <w:rFonts w:cs="Arial"/>
          <w:szCs w:val="20"/>
        </w:rPr>
        <w:t xml:space="preserve">the </w:t>
      </w:r>
      <w:r w:rsidR="00CE7189">
        <w:rPr>
          <w:rFonts w:cs="Arial"/>
          <w:szCs w:val="20"/>
        </w:rPr>
        <w:t>module</w:t>
      </w:r>
      <w:r w:rsidR="00132261">
        <w:rPr>
          <w:rFonts w:cs="Arial"/>
          <w:szCs w:val="20"/>
        </w:rPr>
        <w:t xml:space="preserve"> </w:t>
      </w:r>
      <w:r w:rsidR="006E6FE5">
        <w:rPr>
          <w:rFonts w:cs="Arial"/>
          <w:b/>
          <w:szCs w:val="20"/>
        </w:rPr>
        <w:t xml:space="preserve">does </w:t>
      </w:r>
      <w:r w:rsidR="00CE7189">
        <w:rPr>
          <w:rFonts w:cs="Arial"/>
          <w:b/>
          <w:szCs w:val="20"/>
        </w:rPr>
        <w:t xml:space="preserve">not execute the checks </w:t>
      </w:r>
      <w:r w:rsidR="00132261" w:rsidRPr="00132261">
        <w:rPr>
          <w:rFonts w:cs="Arial"/>
          <w:b/>
          <w:szCs w:val="20"/>
        </w:rPr>
        <w:t>for t</w:t>
      </w:r>
      <w:r w:rsidR="00CE7189">
        <w:rPr>
          <w:rFonts w:cs="Arial"/>
          <w:b/>
          <w:szCs w:val="20"/>
        </w:rPr>
        <w:t>he</w:t>
      </w:r>
      <w:r w:rsidR="00132261" w:rsidRPr="00132261">
        <w:rPr>
          <w:rFonts w:cs="Arial"/>
          <w:b/>
          <w:szCs w:val="20"/>
        </w:rPr>
        <w:t xml:space="preserve"> date</w:t>
      </w:r>
      <w:r w:rsidR="00CE7189">
        <w:rPr>
          <w:rFonts w:cs="Arial"/>
          <w:b/>
          <w:szCs w:val="20"/>
        </w:rPr>
        <w:t xml:space="preserve"> </w:t>
      </w:r>
      <w:r w:rsidR="006E6FE5">
        <w:rPr>
          <w:rFonts w:cs="Arial"/>
          <w:b/>
          <w:szCs w:val="20"/>
        </w:rPr>
        <w:t xml:space="preserve">when </w:t>
      </w:r>
      <w:r w:rsidR="00CE7189">
        <w:rPr>
          <w:rFonts w:cs="Arial"/>
          <w:b/>
          <w:szCs w:val="20"/>
        </w:rPr>
        <w:t>data are missing</w:t>
      </w:r>
      <w:r w:rsidR="00132261">
        <w:rPr>
          <w:rFonts w:cs="Arial"/>
          <w:szCs w:val="20"/>
        </w:rPr>
        <w:t>.</w:t>
      </w:r>
    </w:p>
    <w:p w14:paraId="49153A2C" w14:textId="79C1F5AA" w:rsidR="00830959" w:rsidRDefault="00830959">
      <w:pPr>
        <w:rPr>
          <w:rFonts w:cs="Arial"/>
          <w:szCs w:val="20"/>
        </w:rPr>
      </w:pPr>
      <w:r w:rsidRPr="00830959">
        <w:rPr>
          <w:rFonts w:cs="Arial"/>
          <w:szCs w:val="20"/>
        </w:rPr>
        <w:t xml:space="preserve">Another </w:t>
      </w:r>
      <w:r>
        <w:rPr>
          <w:rFonts w:cs="Arial"/>
          <w:szCs w:val="20"/>
        </w:rPr>
        <w:t xml:space="preserve">input possibility for </w:t>
      </w:r>
      <w:r w:rsidR="006E6FE5">
        <w:rPr>
          <w:rFonts w:cs="Arial"/>
          <w:szCs w:val="20"/>
        </w:rPr>
        <w:t xml:space="preserve">the </w:t>
      </w:r>
      <w:r>
        <w:rPr>
          <w:rFonts w:cs="Arial"/>
          <w:szCs w:val="20"/>
        </w:rPr>
        <w:t xml:space="preserve">WeakChecks module is to specify the “-m </w:t>
      </w:r>
      <w:r w:rsidR="00F47C6E">
        <w:rPr>
          <w:rFonts w:cs="Arial"/>
          <w:szCs w:val="20"/>
        </w:rPr>
        <w:t>&lt;hour&gt;</w:t>
      </w:r>
      <w:r>
        <w:rPr>
          <w:rFonts w:cs="Arial"/>
          <w:szCs w:val="20"/>
        </w:rPr>
        <w:t>” option. This option allow</w:t>
      </w:r>
      <w:r w:rsidR="006E6FE5">
        <w:rPr>
          <w:rFonts w:cs="Arial"/>
          <w:szCs w:val="20"/>
        </w:rPr>
        <w:t>s</w:t>
      </w:r>
      <w:r>
        <w:rPr>
          <w:rFonts w:cs="Arial"/>
          <w:szCs w:val="20"/>
        </w:rPr>
        <w:t xml:space="preserve"> to realize an append operation between the input CSV file and the H.&lt;day in elaboration&gt;.hist file (present into the History Path):</w:t>
      </w:r>
    </w:p>
    <w:p w14:paraId="4E65870B" w14:textId="77777777" w:rsidR="00405F6F" w:rsidRDefault="00F47C6E">
      <w:pPr>
        <w:pStyle w:val="Paragrafoelenco"/>
        <w:numPr>
          <w:ilvl w:val="0"/>
          <w:numId w:val="11"/>
        </w:numPr>
      </w:pPr>
      <w:r>
        <w:t>can be used for both area of interest : Europe &amp; China</w:t>
      </w:r>
    </w:p>
    <w:p w14:paraId="27FAA1C4" w14:textId="66C58DD2" w:rsidR="00405F6F" w:rsidRPr="00F47C6E" w:rsidRDefault="00830959">
      <w:pPr>
        <w:pStyle w:val="Paragrafoelenco"/>
        <w:numPr>
          <w:ilvl w:val="0"/>
          <w:numId w:val="11"/>
        </w:numPr>
        <w:rPr>
          <w:rFonts w:ascii="Arial" w:hAnsi="Arial"/>
          <w:sz w:val="24"/>
        </w:rPr>
      </w:pPr>
      <w:r w:rsidRPr="00F47C6E">
        <w:t xml:space="preserve">the input CSV file must contain the hourly observation from </w:t>
      </w:r>
      <w:r w:rsidR="00F47C6E" w:rsidRPr="00F47C6E">
        <w:t>&lt;hour&gt; + 1</w:t>
      </w:r>
      <w:r w:rsidRPr="00F47C6E">
        <w:t xml:space="preserve"> of </w:t>
      </w:r>
      <w:r w:rsidR="007730F9">
        <w:t xml:space="preserve">the </w:t>
      </w:r>
      <w:r w:rsidRPr="00F47C6E">
        <w:t>day in elaboration</w:t>
      </w:r>
      <w:r w:rsidR="00F47C6E">
        <w:t>, meanwhile from the hourly history file</w:t>
      </w:r>
      <w:r w:rsidR="007730F9">
        <w:t xml:space="preserve"> we read</w:t>
      </w:r>
      <w:r w:rsidR="00F47C6E">
        <w:t xml:space="preserve"> the observation of </w:t>
      </w:r>
      <w:r w:rsidR="007730F9">
        <w:t xml:space="preserve">the </w:t>
      </w:r>
      <w:r w:rsidR="00F47C6E">
        <w:t>day in elaboration with time &lt;= &lt;hour&gt;</w:t>
      </w:r>
    </w:p>
    <w:p w14:paraId="551C9DD7" w14:textId="50ED24B6" w:rsidR="00F47C6E" w:rsidRPr="00F47C6E" w:rsidRDefault="00F47C6E">
      <w:pPr>
        <w:pStyle w:val="Paragrafoelenco"/>
        <w:numPr>
          <w:ilvl w:val="0"/>
          <w:numId w:val="11"/>
        </w:numPr>
        <w:rPr>
          <w:rFonts w:ascii="Arial" w:hAnsi="Arial"/>
          <w:sz w:val="24"/>
        </w:rPr>
      </w:pPr>
      <w:r>
        <w:t xml:space="preserve">for example a command line of WeakChecks with –d “20191101” –m “06” has the following </w:t>
      </w:r>
      <w:r w:rsidR="007730F9">
        <w:t>meaning</w:t>
      </w:r>
      <w:r>
        <w:t>:</w:t>
      </w:r>
    </w:p>
    <w:p w14:paraId="45E01F71" w14:textId="77777777" w:rsidR="00F47C6E" w:rsidRPr="00F47C6E" w:rsidRDefault="00F47C6E">
      <w:pPr>
        <w:pStyle w:val="Paragrafoelenco"/>
        <w:numPr>
          <w:ilvl w:val="1"/>
          <w:numId w:val="11"/>
        </w:numPr>
        <w:rPr>
          <w:rFonts w:ascii="Arial" w:hAnsi="Arial"/>
          <w:sz w:val="24"/>
        </w:rPr>
      </w:pPr>
      <w:r>
        <w:t>day in elaboration 01.11.2019</w:t>
      </w:r>
    </w:p>
    <w:p w14:paraId="4222FFD4" w14:textId="34A6486A" w:rsidR="00F47C6E" w:rsidRPr="00F47C6E" w:rsidRDefault="00F47C6E">
      <w:pPr>
        <w:pStyle w:val="Paragrafoelenco"/>
        <w:numPr>
          <w:ilvl w:val="1"/>
          <w:numId w:val="11"/>
        </w:numPr>
        <w:rPr>
          <w:rFonts w:ascii="Arial" w:hAnsi="Arial"/>
          <w:sz w:val="24"/>
        </w:rPr>
      </w:pPr>
      <w:r>
        <w:t xml:space="preserve">from the H.20191101.hist file all </w:t>
      </w:r>
      <w:r w:rsidR="007730F9">
        <w:t xml:space="preserve">the </w:t>
      </w:r>
      <w:r>
        <w:t>observation</w:t>
      </w:r>
      <w:r w:rsidR="007730F9">
        <w:t>s</w:t>
      </w:r>
      <w:r>
        <w:t xml:space="preserve"> with DayTime &lt;= 2019110106</w:t>
      </w:r>
      <w:r w:rsidR="007730F9">
        <w:t xml:space="preserve"> are taken</w:t>
      </w:r>
    </w:p>
    <w:p w14:paraId="53BD3052" w14:textId="6A34CC5E" w:rsidR="00F47C6E" w:rsidRPr="00F47C6E" w:rsidRDefault="00F47C6E">
      <w:pPr>
        <w:pStyle w:val="Paragrafoelenco"/>
        <w:numPr>
          <w:ilvl w:val="1"/>
          <w:numId w:val="11"/>
        </w:numPr>
        <w:rPr>
          <w:rFonts w:ascii="Arial" w:hAnsi="Arial"/>
          <w:sz w:val="24"/>
        </w:rPr>
      </w:pPr>
      <w:r>
        <w:lastRenderedPageBreak/>
        <w:t>the CSV must contain observations with DayTime &gt;= 2019110107</w:t>
      </w:r>
    </w:p>
    <w:p w14:paraId="1BF39E7F" w14:textId="77777777" w:rsidR="00F47C6E" w:rsidRPr="00F47C6E" w:rsidRDefault="00F47C6E" w:rsidP="00D14A5F">
      <w:pPr>
        <w:ind w:left="1440"/>
      </w:pPr>
    </w:p>
    <w:p w14:paraId="6C142668" w14:textId="09542EBF" w:rsidR="002671A5" w:rsidRPr="00F63B3F" w:rsidRDefault="00405F6F" w:rsidP="005546A4">
      <w:pPr>
        <w:rPr>
          <w:rFonts w:cs="Arial"/>
          <w:szCs w:val="20"/>
        </w:rPr>
      </w:pPr>
      <w:r w:rsidRPr="00F63B3F">
        <w:rPr>
          <w:rFonts w:cs="Arial"/>
          <w:szCs w:val="20"/>
        </w:rPr>
        <w:t>An output file of WeakChecks module contains the following properties:</w:t>
      </w:r>
    </w:p>
    <w:tbl>
      <w:tblPr>
        <w:tblStyle w:val="Grigliatab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68"/>
        <w:gridCol w:w="1379"/>
        <w:gridCol w:w="2854"/>
        <w:gridCol w:w="2437"/>
      </w:tblGrid>
      <w:tr w:rsidR="00405F6F" w:rsidRPr="00985161" w14:paraId="0A8DB9C6" w14:textId="77777777" w:rsidTr="00C86866">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5C124D6E" w14:textId="77777777" w:rsidR="00405F6F" w:rsidRPr="00985161" w:rsidRDefault="00405F6F" w:rsidP="00405F6F">
            <w:pPr>
              <w:rPr>
                <w:rFonts w:cs="Arial"/>
                <w:color w:val="auto"/>
                <w:szCs w:val="20"/>
              </w:rPr>
            </w:pPr>
            <w:r w:rsidRPr="00985161">
              <w:rPr>
                <w:rFonts w:cs="Arial"/>
                <w:color w:val="auto"/>
                <w:szCs w:val="20"/>
              </w:rPr>
              <w:t>Property description</w:t>
            </w:r>
          </w:p>
        </w:tc>
        <w:tc>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531534C"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0555863"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352C9646" w14:textId="77777777" w:rsidR="00405F6F" w:rsidRPr="00985161" w:rsidRDefault="00405F6F" w:rsidP="00405F6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405F6F" w:rsidRPr="00985161" w14:paraId="5721FB00"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A1C9933" w14:textId="77777777" w:rsidR="00405F6F" w:rsidRPr="00985161" w:rsidRDefault="00405F6F" w:rsidP="00405F6F">
            <w:pPr>
              <w:rPr>
                <w:rFonts w:cs="Arial"/>
                <w:szCs w:val="20"/>
              </w:rPr>
            </w:pPr>
            <w:r w:rsidRPr="00985161">
              <w:rPr>
                <w:rFonts w:cs="Arial"/>
                <w:szCs w:val="20"/>
              </w:rPr>
              <w:t>Station number</w:t>
            </w:r>
          </w:p>
        </w:tc>
        <w:tc>
          <w:tcPr>
            <w:tcW w:w="1379" w:type="dxa"/>
            <w:shd w:val="clear" w:color="auto" w:fill="auto"/>
          </w:tcPr>
          <w:p w14:paraId="362E232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30853A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17F2E5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405F6F" w:rsidRPr="00985161" w14:paraId="29BB03BB" w14:textId="77777777" w:rsidTr="00985161">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DA713B4" w14:textId="77777777" w:rsidR="00405F6F" w:rsidRPr="00985161" w:rsidRDefault="00405F6F" w:rsidP="00405F6F">
            <w:pPr>
              <w:rPr>
                <w:rFonts w:cs="Arial"/>
                <w:szCs w:val="20"/>
              </w:rPr>
            </w:pPr>
            <w:r w:rsidRPr="00985161">
              <w:rPr>
                <w:rFonts w:cs="Arial"/>
                <w:szCs w:val="20"/>
              </w:rPr>
              <w:t>Day Time</w:t>
            </w:r>
          </w:p>
        </w:tc>
        <w:tc>
          <w:tcPr>
            <w:tcW w:w="1379" w:type="dxa"/>
            <w:shd w:val="clear" w:color="auto" w:fill="auto"/>
          </w:tcPr>
          <w:p w14:paraId="1DABBF0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w:t>
            </w:r>
          </w:p>
        </w:tc>
        <w:tc>
          <w:tcPr>
            <w:tcW w:w="2854" w:type="dxa"/>
            <w:shd w:val="clear" w:color="auto" w:fill="auto"/>
          </w:tcPr>
          <w:p w14:paraId="60CC32D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(YYYYMMDDHH24)</w:t>
            </w:r>
          </w:p>
        </w:tc>
        <w:tc>
          <w:tcPr>
            <w:tcW w:w="2437" w:type="dxa"/>
            <w:shd w:val="clear" w:color="auto" w:fill="auto"/>
          </w:tcPr>
          <w:p w14:paraId="14C6CD3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405F6F" w:rsidRPr="00985161" w14:paraId="76E91E96"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68AED7C" w14:textId="77777777" w:rsidR="00405F6F" w:rsidRPr="00985161" w:rsidRDefault="00405F6F" w:rsidP="00405F6F">
            <w:pPr>
              <w:rPr>
                <w:rFonts w:cs="Arial"/>
                <w:szCs w:val="20"/>
              </w:rPr>
            </w:pPr>
            <w:r w:rsidRPr="00985161">
              <w:rPr>
                <w:rFonts w:cs="Arial"/>
                <w:szCs w:val="20"/>
              </w:rPr>
              <w:t>Air Temperature</w:t>
            </w:r>
          </w:p>
        </w:tc>
        <w:tc>
          <w:tcPr>
            <w:tcW w:w="1379" w:type="dxa"/>
            <w:shd w:val="clear" w:color="auto" w:fill="auto"/>
          </w:tcPr>
          <w:p w14:paraId="1AC56BA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TT</w:t>
            </w:r>
          </w:p>
        </w:tc>
        <w:tc>
          <w:tcPr>
            <w:tcW w:w="2854" w:type="dxa"/>
            <w:shd w:val="clear" w:color="auto" w:fill="auto"/>
          </w:tcPr>
          <w:p w14:paraId="22BF31E5"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BE9E45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4FA1F8D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84769E9" w14:textId="77777777" w:rsidR="00405F6F" w:rsidRPr="00985161" w:rsidRDefault="00405F6F" w:rsidP="00405F6F">
            <w:pPr>
              <w:rPr>
                <w:rFonts w:cs="Arial"/>
                <w:szCs w:val="20"/>
              </w:rPr>
            </w:pPr>
            <w:r w:rsidRPr="00985161">
              <w:rPr>
                <w:rFonts w:cs="Arial"/>
                <w:szCs w:val="20"/>
              </w:rPr>
              <w:t>Dew point temperature</w:t>
            </w:r>
          </w:p>
        </w:tc>
        <w:tc>
          <w:tcPr>
            <w:tcW w:w="1379" w:type="dxa"/>
            <w:shd w:val="clear" w:color="auto" w:fill="auto"/>
          </w:tcPr>
          <w:p w14:paraId="16B6EE9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TD</w:t>
            </w:r>
          </w:p>
        </w:tc>
        <w:tc>
          <w:tcPr>
            <w:tcW w:w="2854" w:type="dxa"/>
            <w:shd w:val="clear" w:color="auto" w:fill="auto"/>
          </w:tcPr>
          <w:p w14:paraId="02EB82EE"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00A8BC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27BF8BF2"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3D31D08" w14:textId="77777777" w:rsidR="00405F6F" w:rsidRPr="00985161" w:rsidRDefault="00405F6F" w:rsidP="00405F6F">
            <w:pPr>
              <w:rPr>
                <w:rFonts w:cs="Arial"/>
                <w:szCs w:val="20"/>
              </w:rPr>
            </w:pPr>
            <w:r w:rsidRPr="00985161">
              <w:rPr>
                <w:rFonts w:cs="Arial"/>
                <w:szCs w:val="20"/>
              </w:rPr>
              <w:t>Maximum temperature 1 Hour</w:t>
            </w:r>
          </w:p>
        </w:tc>
        <w:tc>
          <w:tcPr>
            <w:tcW w:w="1379" w:type="dxa"/>
            <w:shd w:val="clear" w:color="auto" w:fill="auto"/>
          </w:tcPr>
          <w:p w14:paraId="250D6AB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TX1</w:t>
            </w:r>
          </w:p>
        </w:tc>
        <w:tc>
          <w:tcPr>
            <w:tcW w:w="2854" w:type="dxa"/>
            <w:shd w:val="clear" w:color="auto" w:fill="auto"/>
          </w:tcPr>
          <w:p w14:paraId="0EC49C4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7ACB59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420AD998"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A6882D3" w14:textId="77777777" w:rsidR="00405F6F" w:rsidRPr="00985161" w:rsidRDefault="00405F6F" w:rsidP="00405F6F">
            <w:pPr>
              <w:rPr>
                <w:rFonts w:cs="Arial"/>
                <w:szCs w:val="20"/>
              </w:rPr>
            </w:pPr>
            <w:r w:rsidRPr="00985161">
              <w:rPr>
                <w:rFonts w:cs="Arial"/>
                <w:szCs w:val="20"/>
              </w:rPr>
              <w:t>Minimum temperature 1 Hour</w:t>
            </w:r>
          </w:p>
        </w:tc>
        <w:tc>
          <w:tcPr>
            <w:tcW w:w="1379" w:type="dxa"/>
            <w:shd w:val="clear" w:color="auto" w:fill="auto"/>
          </w:tcPr>
          <w:p w14:paraId="166FD689"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TN1</w:t>
            </w:r>
          </w:p>
        </w:tc>
        <w:tc>
          <w:tcPr>
            <w:tcW w:w="2854" w:type="dxa"/>
            <w:shd w:val="clear" w:color="auto" w:fill="auto"/>
          </w:tcPr>
          <w:p w14:paraId="5B85FF3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E9DAD3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5F3E25E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54A620E" w14:textId="77777777" w:rsidR="00405F6F" w:rsidRPr="00985161" w:rsidRDefault="00405F6F" w:rsidP="00405F6F">
            <w:pPr>
              <w:rPr>
                <w:rFonts w:cs="Arial"/>
                <w:szCs w:val="20"/>
              </w:rPr>
            </w:pPr>
            <w:r w:rsidRPr="00985161">
              <w:rPr>
                <w:rFonts w:cs="Arial"/>
                <w:szCs w:val="20"/>
              </w:rPr>
              <w:t>Maximum temperature 6 Hour</w:t>
            </w:r>
          </w:p>
        </w:tc>
        <w:tc>
          <w:tcPr>
            <w:tcW w:w="1379" w:type="dxa"/>
            <w:shd w:val="clear" w:color="auto" w:fill="auto"/>
          </w:tcPr>
          <w:p w14:paraId="01A071A8"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TX6</w:t>
            </w:r>
          </w:p>
        </w:tc>
        <w:tc>
          <w:tcPr>
            <w:tcW w:w="2854" w:type="dxa"/>
            <w:shd w:val="clear" w:color="auto" w:fill="auto"/>
          </w:tcPr>
          <w:p w14:paraId="0334E0D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1EA29BC2"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2D024ED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E41A204" w14:textId="77777777" w:rsidR="00405F6F" w:rsidRPr="00985161" w:rsidRDefault="00405F6F" w:rsidP="00405F6F">
            <w:pPr>
              <w:rPr>
                <w:rFonts w:cs="Arial"/>
                <w:szCs w:val="20"/>
              </w:rPr>
            </w:pPr>
            <w:r w:rsidRPr="00985161">
              <w:rPr>
                <w:rFonts w:cs="Arial"/>
                <w:szCs w:val="20"/>
              </w:rPr>
              <w:t>Minimum temperature 6 Hour</w:t>
            </w:r>
          </w:p>
        </w:tc>
        <w:tc>
          <w:tcPr>
            <w:tcW w:w="1379" w:type="dxa"/>
            <w:shd w:val="clear" w:color="auto" w:fill="auto"/>
          </w:tcPr>
          <w:p w14:paraId="66F15C5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TN6</w:t>
            </w:r>
          </w:p>
        </w:tc>
        <w:tc>
          <w:tcPr>
            <w:tcW w:w="2854" w:type="dxa"/>
            <w:shd w:val="clear" w:color="auto" w:fill="auto"/>
          </w:tcPr>
          <w:p w14:paraId="5470CDE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698BFC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5A0715F4"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C96AF19" w14:textId="77777777" w:rsidR="00405F6F" w:rsidRPr="00985161" w:rsidRDefault="00405F6F" w:rsidP="00405F6F">
            <w:pPr>
              <w:rPr>
                <w:rFonts w:cs="Arial"/>
                <w:szCs w:val="20"/>
              </w:rPr>
            </w:pPr>
            <w:r w:rsidRPr="00985161">
              <w:rPr>
                <w:rFonts w:cs="Arial"/>
                <w:szCs w:val="20"/>
              </w:rPr>
              <w:t>Maximum temperature 12 Hour</w:t>
            </w:r>
          </w:p>
        </w:tc>
        <w:tc>
          <w:tcPr>
            <w:tcW w:w="1379" w:type="dxa"/>
            <w:shd w:val="clear" w:color="auto" w:fill="auto"/>
          </w:tcPr>
          <w:p w14:paraId="4BC81FA2"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TX12</w:t>
            </w:r>
          </w:p>
        </w:tc>
        <w:tc>
          <w:tcPr>
            <w:tcW w:w="2854" w:type="dxa"/>
            <w:shd w:val="clear" w:color="auto" w:fill="auto"/>
          </w:tcPr>
          <w:p w14:paraId="5772639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A646F1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39892CE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CE225DA" w14:textId="77777777" w:rsidR="00405F6F" w:rsidRPr="00985161" w:rsidRDefault="00405F6F" w:rsidP="00405F6F">
            <w:pPr>
              <w:rPr>
                <w:rFonts w:cs="Arial"/>
                <w:szCs w:val="20"/>
              </w:rPr>
            </w:pPr>
            <w:r w:rsidRPr="00985161">
              <w:rPr>
                <w:rFonts w:cs="Arial"/>
                <w:szCs w:val="20"/>
              </w:rPr>
              <w:t>Minimum temperature 12 Hour</w:t>
            </w:r>
          </w:p>
        </w:tc>
        <w:tc>
          <w:tcPr>
            <w:tcW w:w="1379" w:type="dxa"/>
            <w:shd w:val="clear" w:color="auto" w:fill="auto"/>
          </w:tcPr>
          <w:p w14:paraId="6AD311D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TN12</w:t>
            </w:r>
          </w:p>
        </w:tc>
        <w:tc>
          <w:tcPr>
            <w:tcW w:w="2854" w:type="dxa"/>
            <w:shd w:val="clear" w:color="auto" w:fill="auto"/>
          </w:tcPr>
          <w:p w14:paraId="3E5FF8F6"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2DED47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405F6F" w:rsidRPr="00985161" w14:paraId="7AAA0D7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E8B52D6" w14:textId="77777777" w:rsidR="00405F6F" w:rsidRPr="00985161" w:rsidRDefault="00405F6F" w:rsidP="00405F6F">
            <w:pPr>
              <w:rPr>
                <w:rFonts w:cs="Arial"/>
                <w:szCs w:val="20"/>
              </w:rPr>
            </w:pPr>
            <w:r w:rsidRPr="00985161">
              <w:rPr>
                <w:rFonts w:cs="Arial"/>
                <w:szCs w:val="20"/>
              </w:rPr>
              <w:t>Hourly Precipitation</w:t>
            </w:r>
          </w:p>
        </w:tc>
        <w:tc>
          <w:tcPr>
            <w:tcW w:w="1379" w:type="dxa"/>
            <w:shd w:val="clear" w:color="auto" w:fill="auto"/>
          </w:tcPr>
          <w:p w14:paraId="21F5B4D6"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PREC</w:t>
            </w:r>
          </w:p>
        </w:tc>
        <w:tc>
          <w:tcPr>
            <w:tcW w:w="2854" w:type="dxa"/>
            <w:shd w:val="clear" w:color="auto" w:fill="auto"/>
          </w:tcPr>
          <w:p w14:paraId="6A27281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7B39FCF4"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405F6F" w:rsidRPr="00985161" w14:paraId="6381B418"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8D416CD" w14:textId="77777777" w:rsidR="00405F6F" w:rsidRPr="00985161" w:rsidRDefault="00405F6F" w:rsidP="00405F6F">
            <w:pPr>
              <w:rPr>
                <w:rFonts w:cs="Arial"/>
                <w:szCs w:val="20"/>
              </w:rPr>
            </w:pPr>
            <w:r w:rsidRPr="00985161">
              <w:rPr>
                <w:rFonts w:cs="Arial"/>
                <w:szCs w:val="20"/>
              </w:rPr>
              <w:t>24 Hour Precipitation</w:t>
            </w:r>
          </w:p>
        </w:tc>
        <w:tc>
          <w:tcPr>
            <w:tcW w:w="1379" w:type="dxa"/>
            <w:shd w:val="clear" w:color="auto" w:fill="auto"/>
          </w:tcPr>
          <w:p w14:paraId="2B7B9EB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PR24</w:t>
            </w:r>
          </w:p>
        </w:tc>
        <w:tc>
          <w:tcPr>
            <w:tcW w:w="2854" w:type="dxa"/>
            <w:shd w:val="clear" w:color="auto" w:fill="auto"/>
          </w:tcPr>
          <w:p w14:paraId="408405E7"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3E356B2"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mm</w:t>
            </w:r>
          </w:p>
        </w:tc>
      </w:tr>
      <w:tr w:rsidR="00405F6F" w:rsidRPr="00985161" w14:paraId="2D72D838"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1E6D6DD" w14:textId="77777777" w:rsidR="00405F6F" w:rsidRPr="00985161" w:rsidRDefault="00405F6F" w:rsidP="00405F6F">
            <w:pPr>
              <w:rPr>
                <w:rFonts w:cs="Arial"/>
                <w:szCs w:val="20"/>
              </w:rPr>
            </w:pPr>
            <w:r w:rsidRPr="00985161">
              <w:rPr>
                <w:rFonts w:cs="Arial"/>
                <w:szCs w:val="20"/>
              </w:rPr>
              <w:t>Precipitation</w:t>
            </w:r>
          </w:p>
        </w:tc>
        <w:tc>
          <w:tcPr>
            <w:tcW w:w="1379" w:type="dxa"/>
            <w:shd w:val="clear" w:color="auto" w:fill="auto"/>
          </w:tcPr>
          <w:p w14:paraId="0FCD7D1B"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w:t>
            </w:r>
          </w:p>
        </w:tc>
        <w:tc>
          <w:tcPr>
            <w:tcW w:w="2854" w:type="dxa"/>
            <w:shd w:val="clear" w:color="auto" w:fill="auto"/>
          </w:tcPr>
          <w:p w14:paraId="59453DB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05D7C35"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405F6F" w:rsidRPr="00985161" w14:paraId="4EF0A1D2"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DDA374" w14:textId="77777777" w:rsidR="00405F6F" w:rsidRPr="00985161" w:rsidRDefault="00405F6F" w:rsidP="00405F6F">
            <w:pPr>
              <w:rPr>
                <w:rFonts w:cs="Arial"/>
                <w:szCs w:val="20"/>
              </w:rPr>
            </w:pPr>
            <w:r w:rsidRPr="00985161">
              <w:rPr>
                <w:rFonts w:cs="Arial"/>
                <w:szCs w:val="20"/>
              </w:rPr>
              <w:t>Precipitation interval</w:t>
            </w:r>
          </w:p>
        </w:tc>
        <w:tc>
          <w:tcPr>
            <w:tcW w:w="1379" w:type="dxa"/>
            <w:shd w:val="clear" w:color="auto" w:fill="auto"/>
          </w:tcPr>
          <w:p w14:paraId="36D45B14"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TR</w:t>
            </w:r>
          </w:p>
        </w:tc>
        <w:tc>
          <w:tcPr>
            <w:tcW w:w="2854" w:type="dxa"/>
            <w:shd w:val="clear" w:color="auto" w:fill="auto"/>
          </w:tcPr>
          <w:p w14:paraId="0BB6E21D"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(Hour number)</w:t>
            </w:r>
          </w:p>
        </w:tc>
        <w:tc>
          <w:tcPr>
            <w:tcW w:w="2437" w:type="dxa"/>
            <w:shd w:val="clear" w:color="auto" w:fill="auto"/>
          </w:tcPr>
          <w:p w14:paraId="020D2FD5"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405F6F" w:rsidRPr="00985161" w14:paraId="23677D3D"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07CCBEA" w14:textId="77777777" w:rsidR="00405F6F" w:rsidRPr="00985161" w:rsidRDefault="00405F6F" w:rsidP="00405F6F">
            <w:pPr>
              <w:rPr>
                <w:rFonts w:cs="Arial"/>
                <w:szCs w:val="20"/>
              </w:rPr>
            </w:pPr>
            <w:r w:rsidRPr="00985161">
              <w:rPr>
                <w:rFonts w:cs="Arial"/>
                <w:szCs w:val="20"/>
              </w:rPr>
              <w:t>Snow depth</w:t>
            </w:r>
          </w:p>
        </w:tc>
        <w:tc>
          <w:tcPr>
            <w:tcW w:w="1379" w:type="dxa"/>
            <w:shd w:val="clear" w:color="auto" w:fill="auto"/>
          </w:tcPr>
          <w:p w14:paraId="4EA7733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08FC39CA"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F419E6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405F6F" w:rsidRPr="00985161" w14:paraId="5F1922E9"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43C4521" w14:textId="77777777" w:rsidR="00405F6F" w:rsidRPr="00985161" w:rsidRDefault="00405F6F" w:rsidP="00405F6F">
            <w:pPr>
              <w:rPr>
                <w:rFonts w:cs="Arial"/>
                <w:szCs w:val="20"/>
              </w:rPr>
            </w:pPr>
            <w:r w:rsidRPr="00985161">
              <w:rPr>
                <w:rFonts w:cs="Arial"/>
                <w:szCs w:val="20"/>
              </w:rPr>
              <w:t>Wind direction</w:t>
            </w:r>
          </w:p>
        </w:tc>
        <w:tc>
          <w:tcPr>
            <w:tcW w:w="1379" w:type="dxa"/>
            <w:shd w:val="clear" w:color="auto" w:fill="auto"/>
          </w:tcPr>
          <w:p w14:paraId="2734F721"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DIR</w:t>
            </w:r>
          </w:p>
        </w:tc>
        <w:tc>
          <w:tcPr>
            <w:tcW w:w="2854" w:type="dxa"/>
            <w:shd w:val="clear" w:color="auto" w:fill="auto"/>
          </w:tcPr>
          <w:p w14:paraId="35F9754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E15A2F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Degree</w:t>
            </w:r>
          </w:p>
        </w:tc>
      </w:tr>
      <w:tr w:rsidR="00405F6F" w:rsidRPr="00985161" w14:paraId="09AF98CB"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25D2E4B" w14:textId="77777777" w:rsidR="00405F6F" w:rsidRPr="00985161" w:rsidRDefault="00405F6F" w:rsidP="00405F6F">
            <w:pPr>
              <w:rPr>
                <w:rFonts w:cs="Arial"/>
                <w:szCs w:val="20"/>
              </w:rPr>
            </w:pPr>
            <w:r w:rsidRPr="00985161">
              <w:rPr>
                <w:rFonts w:cs="Arial"/>
                <w:szCs w:val="20"/>
              </w:rPr>
              <w:t>Wind speed at 10 m</w:t>
            </w:r>
          </w:p>
        </w:tc>
        <w:tc>
          <w:tcPr>
            <w:tcW w:w="1379" w:type="dxa"/>
            <w:shd w:val="clear" w:color="auto" w:fill="auto"/>
          </w:tcPr>
          <w:p w14:paraId="2BC5D16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5F004F29"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9E9CEC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m/s</w:t>
            </w:r>
          </w:p>
        </w:tc>
      </w:tr>
      <w:tr w:rsidR="00405F6F" w:rsidRPr="00985161" w14:paraId="562D5F89"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0856310" w14:textId="77777777" w:rsidR="00405F6F" w:rsidRPr="00985161" w:rsidRDefault="00405F6F" w:rsidP="00405F6F">
            <w:pPr>
              <w:rPr>
                <w:rFonts w:cs="Arial"/>
                <w:szCs w:val="20"/>
              </w:rPr>
            </w:pPr>
            <w:r w:rsidRPr="00985161">
              <w:rPr>
                <w:rFonts w:cs="Arial"/>
                <w:szCs w:val="20"/>
              </w:rPr>
              <w:t>Cloud cover</w:t>
            </w:r>
          </w:p>
        </w:tc>
        <w:tc>
          <w:tcPr>
            <w:tcW w:w="1379" w:type="dxa"/>
            <w:shd w:val="clear" w:color="auto" w:fill="auto"/>
          </w:tcPr>
          <w:p w14:paraId="083622F3"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1FE7785B"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E00F7C1"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405F6F" w:rsidRPr="00985161" w14:paraId="07E4B65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5B6DBFE" w14:textId="77777777" w:rsidR="00405F6F" w:rsidRPr="00985161" w:rsidRDefault="00405F6F" w:rsidP="00405F6F">
            <w:pPr>
              <w:rPr>
                <w:rFonts w:cs="Arial"/>
                <w:szCs w:val="20"/>
              </w:rPr>
            </w:pPr>
            <w:r w:rsidRPr="00985161">
              <w:rPr>
                <w:rFonts w:cs="Arial"/>
                <w:szCs w:val="20"/>
              </w:rPr>
              <w:t>Low cloud cover</w:t>
            </w:r>
          </w:p>
        </w:tc>
        <w:tc>
          <w:tcPr>
            <w:tcW w:w="1379" w:type="dxa"/>
            <w:shd w:val="clear" w:color="auto" w:fill="auto"/>
          </w:tcPr>
          <w:p w14:paraId="73227537"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0BF7A5EF"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36A58B7B"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405F6F" w:rsidRPr="00985161" w14:paraId="0E493A7D"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C34EEF7" w14:textId="77777777" w:rsidR="00405F6F" w:rsidRPr="00985161" w:rsidRDefault="00D2010B" w:rsidP="00405F6F">
            <w:pPr>
              <w:rPr>
                <w:rFonts w:cs="Arial"/>
                <w:szCs w:val="20"/>
              </w:rPr>
            </w:pPr>
            <w:r w:rsidRPr="00985161">
              <w:rPr>
                <w:rFonts w:cs="Arial"/>
                <w:szCs w:val="20"/>
              </w:rPr>
              <w:t>Radiation 1 Hour</w:t>
            </w:r>
          </w:p>
        </w:tc>
        <w:tc>
          <w:tcPr>
            <w:tcW w:w="1379" w:type="dxa"/>
            <w:shd w:val="clear" w:color="auto" w:fill="auto"/>
          </w:tcPr>
          <w:p w14:paraId="45C06A1F"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RD</w:t>
            </w:r>
          </w:p>
        </w:tc>
        <w:tc>
          <w:tcPr>
            <w:tcW w:w="2854" w:type="dxa"/>
            <w:shd w:val="clear" w:color="auto" w:fill="auto"/>
          </w:tcPr>
          <w:p w14:paraId="01B412CA"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74417598"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J/m</w:t>
            </w:r>
            <w:r w:rsidR="00D2010B" w:rsidRPr="00985161">
              <w:rPr>
                <w:rFonts w:cs="Arial"/>
                <w:szCs w:val="20"/>
                <w:vertAlign w:val="superscript"/>
              </w:rPr>
              <w:t>2</w:t>
            </w:r>
          </w:p>
        </w:tc>
      </w:tr>
      <w:tr w:rsidR="00405F6F" w:rsidRPr="00985161" w14:paraId="6660FAA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A5597F7" w14:textId="77777777" w:rsidR="00405F6F" w:rsidRPr="00985161" w:rsidRDefault="00405F6F" w:rsidP="00405F6F">
            <w:pPr>
              <w:rPr>
                <w:rFonts w:cs="Arial"/>
                <w:szCs w:val="20"/>
              </w:rPr>
            </w:pPr>
            <w:r w:rsidRPr="00985161">
              <w:rPr>
                <w:rFonts w:cs="Arial"/>
                <w:szCs w:val="20"/>
              </w:rPr>
              <w:t>24 Hour Radiation</w:t>
            </w:r>
          </w:p>
        </w:tc>
        <w:tc>
          <w:tcPr>
            <w:tcW w:w="1379" w:type="dxa"/>
            <w:shd w:val="clear" w:color="auto" w:fill="auto"/>
          </w:tcPr>
          <w:p w14:paraId="30B3AE4E"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RD24</w:t>
            </w:r>
          </w:p>
        </w:tc>
        <w:tc>
          <w:tcPr>
            <w:tcW w:w="2854" w:type="dxa"/>
            <w:shd w:val="clear" w:color="auto" w:fill="auto"/>
          </w:tcPr>
          <w:p w14:paraId="7832BC6D"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D73967C" w14:textId="77777777" w:rsidR="00405F6F" w:rsidRPr="00985161" w:rsidRDefault="00405F6F"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J/m</w:t>
            </w:r>
            <w:r w:rsidR="00D2010B" w:rsidRPr="00985161">
              <w:rPr>
                <w:rFonts w:cs="Arial"/>
                <w:szCs w:val="20"/>
                <w:vertAlign w:val="superscript"/>
              </w:rPr>
              <w:t>2</w:t>
            </w:r>
          </w:p>
        </w:tc>
      </w:tr>
      <w:tr w:rsidR="00D2010B" w:rsidRPr="00985161" w14:paraId="01D80DF2"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17D7A58" w14:textId="77777777" w:rsidR="00D2010B" w:rsidRPr="00985161" w:rsidRDefault="00D2010B" w:rsidP="00D2010B">
            <w:pPr>
              <w:rPr>
                <w:rFonts w:cs="Arial"/>
                <w:szCs w:val="20"/>
              </w:rPr>
            </w:pPr>
            <w:r w:rsidRPr="00985161">
              <w:rPr>
                <w:rFonts w:cs="Arial"/>
                <w:szCs w:val="20"/>
              </w:rPr>
              <w:t>Atmospheric pressure at station level</w:t>
            </w:r>
          </w:p>
        </w:tc>
        <w:tc>
          <w:tcPr>
            <w:tcW w:w="1379" w:type="dxa"/>
            <w:shd w:val="clear" w:color="auto" w:fill="auto"/>
          </w:tcPr>
          <w:p w14:paraId="35CB3DFD"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AP</w:t>
            </w:r>
          </w:p>
        </w:tc>
        <w:tc>
          <w:tcPr>
            <w:tcW w:w="2854" w:type="dxa"/>
            <w:shd w:val="clear" w:color="auto" w:fill="auto"/>
          </w:tcPr>
          <w:p w14:paraId="5115D958"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E3FD4EB"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D2010B" w:rsidRPr="00985161" w14:paraId="3260E295"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89BB6D5" w14:textId="77777777" w:rsidR="00D2010B" w:rsidRPr="00985161" w:rsidRDefault="00D2010B" w:rsidP="005A1DDF">
            <w:pPr>
              <w:rPr>
                <w:rFonts w:cs="Arial"/>
                <w:szCs w:val="20"/>
              </w:rPr>
            </w:pPr>
            <w:r w:rsidRPr="00985161">
              <w:rPr>
                <w:rFonts w:cs="Arial"/>
                <w:szCs w:val="20"/>
              </w:rPr>
              <w:t>Atmospheric pressure at station level</w:t>
            </w:r>
          </w:p>
        </w:tc>
        <w:tc>
          <w:tcPr>
            <w:tcW w:w="1379" w:type="dxa"/>
            <w:shd w:val="clear" w:color="auto" w:fill="auto"/>
          </w:tcPr>
          <w:p w14:paraId="68C1F2E1"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QFF</w:t>
            </w:r>
          </w:p>
        </w:tc>
        <w:tc>
          <w:tcPr>
            <w:tcW w:w="2854" w:type="dxa"/>
            <w:shd w:val="clear" w:color="auto" w:fill="auto"/>
          </w:tcPr>
          <w:p w14:paraId="738F88FD"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64873749"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D2010B" w:rsidRPr="00985161" w14:paraId="5E3428C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9E139A8" w14:textId="77777777" w:rsidR="00D2010B" w:rsidRPr="00985161" w:rsidRDefault="00D2010B" w:rsidP="005A1DDF">
            <w:pPr>
              <w:rPr>
                <w:rFonts w:cs="Arial"/>
                <w:szCs w:val="20"/>
              </w:rPr>
            </w:pPr>
            <w:r w:rsidRPr="00985161">
              <w:rPr>
                <w:rFonts w:cs="Arial"/>
                <w:szCs w:val="20"/>
              </w:rPr>
              <w:t>Sunshine 1 Hour</w:t>
            </w:r>
          </w:p>
        </w:tc>
        <w:tc>
          <w:tcPr>
            <w:tcW w:w="1379" w:type="dxa"/>
            <w:shd w:val="clear" w:color="auto" w:fill="auto"/>
          </w:tcPr>
          <w:p w14:paraId="606DBF77"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SH</w:t>
            </w:r>
          </w:p>
        </w:tc>
        <w:tc>
          <w:tcPr>
            <w:tcW w:w="2854" w:type="dxa"/>
            <w:shd w:val="clear" w:color="auto" w:fill="auto"/>
          </w:tcPr>
          <w:p w14:paraId="6D572579"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43458CB7" w14:textId="77777777" w:rsidR="00D2010B" w:rsidRPr="00985161" w:rsidRDefault="00D2010B" w:rsidP="005A1DD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minutes</w:t>
            </w:r>
          </w:p>
        </w:tc>
      </w:tr>
      <w:tr w:rsidR="00D2010B" w:rsidRPr="00985161" w14:paraId="54EA6CDF"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20CAA58" w14:textId="77777777" w:rsidR="00D2010B" w:rsidRPr="00985161" w:rsidRDefault="00D2010B" w:rsidP="005A1DDF">
            <w:pPr>
              <w:rPr>
                <w:rFonts w:cs="Arial"/>
                <w:szCs w:val="20"/>
              </w:rPr>
            </w:pPr>
            <w:r w:rsidRPr="00985161">
              <w:rPr>
                <w:rFonts w:cs="Arial"/>
                <w:szCs w:val="20"/>
              </w:rPr>
              <w:t>Sunshine 24 Hour</w:t>
            </w:r>
          </w:p>
        </w:tc>
        <w:tc>
          <w:tcPr>
            <w:tcW w:w="1379" w:type="dxa"/>
            <w:shd w:val="clear" w:color="auto" w:fill="auto"/>
          </w:tcPr>
          <w:p w14:paraId="0AEF9BDB"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SH24</w:t>
            </w:r>
          </w:p>
        </w:tc>
        <w:tc>
          <w:tcPr>
            <w:tcW w:w="2854" w:type="dxa"/>
            <w:shd w:val="clear" w:color="auto" w:fill="auto"/>
          </w:tcPr>
          <w:p w14:paraId="253AE8A4"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FFBAB60" w14:textId="77777777" w:rsidR="00D2010B" w:rsidRPr="00985161" w:rsidRDefault="00D2010B" w:rsidP="005A1DD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minutes</w:t>
            </w:r>
          </w:p>
        </w:tc>
      </w:tr>
      <w:tr w:rsidR="00405F6F" w:rsidRPr="00985161" w14:paraId="26891B0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5F8F89" w14:textId="77777777" w:rsidR="00405F6F" w:rsidRPr="00985161" w:rsidRDefault="00D2010B" w:rsidP="00405F6F">
            <w:pPr>
              <w:rPr>
                <w:rFonts w:cs="Arial"/>
                <w:szCs w:val="20"/>
              </w:rPr>
            </w:pPr>
            <w:r w:rsidRPr="00985161">
              <w:rPr>
                <w:rFonts w:cs="Arial"/>
                <w:szCs w:val="20"/>
              </w:rPr>
              <w:lastRenderedPageBreak/>
              <w:t>Visibility</w:t>
            </w:r>
          </w:p>
        </w:tc>
        <w:tc>
          <w:tcPr>
            <w:tcW w:w="1379" w:type="dxa"/>
            <w:shd w:val="clear" w:color="auto" w:fill="auto"/>
          </w:tcPr>
          <w:p w14:paraId="2D126385"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3580BC9C" w14:textId="77777777" w:rsidR="00D2010B" w:rsidRPr="00985161" w:rsidRDefault="00D2010B" w:rsidP="00D2010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6D0779A" w14:textId="77777777" w:rsidR="00405F6F" w:rsidRPr="00985161" w:rsidRDefault="008D71D8" w:rsidP="00405F6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2010B" w:rsidRPr="00985161">
              <w:rPr>
                <w:rFonts w:cs="Arial"/>
                <w:szCs w:val="20"/>
              </w:rPr>
              <w:t>m</w:t>
            </w:r>
          </w:p>
        </w:tc>
      </w:tr>
      <w:tr w:rsidR="00405F6F" w:rsidRPr="00985161" w14:paraId="6AB18610"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4DD907C" w14:textId="77777777" w:rsidR="00405F6F" w:rsidRPr="00985161" w:rsidRDefault="00D2010B" w:rsidP="00405F6F">
            <w:pPr>
              <w:rPr>
                <w:rFonts w:cs="Arial"/>
                <w:szCs w:val="20"/>
              </w:rPr>
            </w:pPr>
            <w:r w:rsidRPr="00985161">
              <w:rPr>
                <w:rFonts w:cs="Arial"/>
                <w:szCs w:val="20"/>
              </w:rPr>
              <w:t>Relative Humidity</w:t>
            </w:r>
          </w:p>
        </w:tc>
        <w:tc>
          <w:tcPr>
            <w:tcW w:w="1379" w:type="dxa"/>
            <w:shd w:val="clear" w:color="auto" w:fill="auto"/>
          </w:tcPr>
          <w:p w14:paraId="72FCDBCE"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w:t>
            </w:r>
          </w:p>
        </w:tc>
        <w:tc>
          <w:tcPr>
            <w:tcW w:w="2854" w:type="dxa"/>
            <w:shd w:val="clear" w:color="auto" w:fill="auto"/>
          </w:tcPr>
          <w:p w14:paraId="69896A4A"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57BF8DD8"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405F6F" w:rsidRPr="00985161" w14:paraId="5C305B3A"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770F18C" w14:textId="77777777" w:rsidR="00405F6F" w:rsidRPr="00985161" w:rsidRDefault="00D2010B" w:rsidP="00D2010B">
            <w:pPr>
              <w:rPr>
                <w:rFonts w:cs="Arial"/>
                <w:szCs w:val="20"/>
              </w:rPr>
            </w:pPr>
            <w:r w:rsidRPr="00985161">
              <w:rPr>
                <w:rFonts w:cs="Arial"/>
                <w:szCs w:val="20"/>
              </w:rPr>
              <w:t>Saturation vapor pressure</w:t>
            </w:r>
          </w:p>
        </w:tc>
        <w:tc>
          <w:tcPr>
            <w:tcW w:w="1379" w:type="dxa"/>
            <w:shd w:val="clear" w:color="auto" w:fill="auto"/>
          </w:tcPr>
          <w:p w14:paraId="02EF6A9E"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D_E</w:t>
            </w:r>
          </w:p>
        </w:tc>
        <w:tc>
          <w:tcPr>
            <w:tcW w:w="2854" w:type="dxa"/>
            <w:shd w:val="clear" w:color="auto" w:fill="auto"/>
          </w:tcPr>
          <w:p w14:paraId="35D9F24F"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0531A269"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D2010B" w:rsidRPr="00985161" w14:paraId="0B124C39"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28AC0B" w14:textId="77777777" w:rsidR="00D2010B" w:rsidRPr="00985161" w:rsidRDefault="00D2010B" w:rsidP="00405F6F">
            <w:pPr>
              <w:rPr>
                <w:rFonts w:cs="Arial"/>
                <w:szCs w:val="20"/>
              </w:rPr>
            </w:pPr>
            <w:r w:rsidRPr="00985161">
              <w:rPr>
                <w:rFonts w:cs="Arial"/>
                <w:szCs w:val="20"/>
              </w:rPr>
              <w:t>Relative Humidity</w:t>
            </w:r>
          </w:p>
        </w:tc>
        <w:tc>
          <w:tcPr>
            <w:tcW w:w="1379" w:type="dxa"/>
            <w:shd w:val="clear" w:color="auto" w:fill="auto"/>
          </w:tcPr>
          <w:p w14:paraId="215CF206"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D_RH</w:t>
            </w:r>
          </w:p>
        </w:tc>
        <w:tc>
          <w:tcPr>
            <w:tcW w:w="2854" w:type="dxa"/>
            <w:shd w:val="clear" w:color="auto" w:fill="auto"/>
          </w:tcPr>
          <w:p w14:paraId="05BD835C"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52651638" w14:textId="77777777" w:rsidR="00D2010B"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405F6F" w:rsidRPr="00985161" w14:paraId="5DE3DE3C"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802CD12" w14:textId="77777777" w:rsidR="00405F6F" w:rsidRPr="00985161" w:rsidRDefault="00D2010B" w:rsidP="00405F6F">
            <w:pPr>
              <w:rPr>
                <w:rFonts w:cs="Arial"/>
                <w:szCs w:val="20"/>
              </w:rPr>
            </w:pPr>
            <w:r w:rsidRPr="00985161">
              <w:rPr>
                <w:rFonts w:cs="Arial"/>
                <w:szCs w:val="20"/>
              </w:rPr>
              <w:t>Vapor pressure deficit</w:t>
            </w:r>
          </w:p>
        </w:tc>
        <w:tc>
          <w:tcPr>
            <w:tcW w:w="1379" w:type="dxa"/>
            <w:shd w:val="clear" w:color="auto" w:fill="auto"/>
          </w:tcPr>
          <w:p w14:paraId="7E820560"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D_VPD</w:t>
            </w:r>
          </w:p>
        </w:tc>
        <w:tc>
          <w:tcPr>
            <w:tcW w:w="2854" w:type="dxa"/>
            <w:shd w:val="clear" w:color="auto" w:fill="auto"/>
          </w:tcPr>
          <w:p w14:paraId="5D152BE9"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10426330"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hPa</w:t>
            </w:r>
          </w:p>
        </w:tc>
      </w:tr>
      <w:tr w:rsidR="00405F6F" w:rsidRPr="00985161" w14:paraId="463C7EBD"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9D18DAD" w14:textId="77777777" w:rsidR="00405F6F" w:rsidRPr="00985161" w:rsidRDefault="00D2010B" w:rsidP="00405F6F">
            <w:pPr>
              <w:rPr>
                <w:rFonts w:cs="Arial"/>
                <w:szCs w:val="20"/>
              </w:rPr>
            </w:pPr>
            <w:r w:rsidRPr="00985161">
              <w:rPr>
                <w:rFonts w:cs="Arial"/>
                <w:szCs w:val="20"/>
              </w:rPr>
              <w:t>Slope of saturation vapor pressure</w:t>
            </w:r>
          </w:p>
        </w:tc>
        <w:tc>
          <w:tcPr>
            <w:tcW w:w="1379" w:type="dxa"/>
            <w:shd w:val="clear" w:color="auto" w:fill="auto"/>
          </w:tcPr>
          <w:p w14:paraId="4734CC36"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D_SLOPE</w:t>
            </w:r>
          </w:p>
        </w:tc>
        <w:tc>
          <w:tcPr>
            <w:tcW w:w="2854" w:type="dxa"/>
            <w:shd w:val="clear" w:color="auto" w:fill="auto"/>
          </w:tcPr>
          <w:p w14:paraId="4F8B0D75"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 Calculated</w:t>
            </w:r>
          </w:p>
        </w:tc>
        <w:tc>
          <w:tcPr>
            <w:tcW w:w="2437" w:type="dxa"/>
            <w:shd w:val="clear" w:color="auto" w:fill="auto"/>
          </w:tcPr>
          <w:p w14:paraId="2490132E" w14:textId="77777777" w:rsidR="00405F6F" w:rsidRPr="00985161" w:rsidRDefault="00D2010B" w:rsidP="00405F6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405F6F" w:rsidRPr="00985161" w14:paraId="40FF6314"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9D6E6E3" w14:textId="77777777" w:rsidR="00405F6F" w:rsidRPr="00985161" w:rsidRDefault="00D2010B" w:rsidP="00405F6F">
            <w:pPr>
              <w:rPr>
                <w:rFonts w:cs="Arial"/>
                <w:szCs w:val="20"/>
              </w:rPr>
            </w:pPr>
            <w:r w:rsidRPr="00985161">
              <w:rPr>
                <w:rFonts w:cs="Arial"/>
                <w:szCs w:val="20"/>
              </w:rPr>
              <w:t>Soil status</w:t>
            </w:r>
          </w:p>
        </w:tc>
        <w:tc>
          <w:tcPr>
            <w:tcW w:w="1379" w:type="dxa"/>
            <w:shd w:val="clear" w:color="auto" w:fill="auto"/>
          </w:tcPr>
          <w:p w14:paraId="64645E37"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SOIL</w:t>
            </w:r>
          </w:p>
        </w:tc>
        <w:tc>
          <w:tcPr>
            <w:tcW w:w="2854" w:type="dxa"/>
            <w:shd w:val="clear" w:color="auto" w:fill="auto"/>
          </w:tcPr>
          <w:p w14:paraId="797F5651" w14:textId="77777777" w:rsidR="00405F6F" w:rsidRPr="00985161" w:rsidRDefault="00D2010B" w:rsidP="00405F6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51F68AC" w14:textId="77777777" w:rsidR="00405F6F" w:rsidRPr="00985161" w:rsidRDefault="00405F6F" w:rsidP="00405F6F">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2088D2E1" w14:textId="77777777" w:rsidR="0029461B" w:rsidRDefault="0029461B" w:rsidP="005546A4">
      <w:pPr>
        <w:rPr>
          <w:rFonts w:ascii="Arial" w:hAnsi="Arial" w:cs="Arial"/>
          <w:sz w:val="24"/>
          <w:szCs w:val="24"/>
        </w:rPr>
      </w:pPr>
    </w:p>
    <w:p w14:paraId="3C0EC8B2" w14:textId="77777777" w:rsidR="004E69D9" w:rsidRPr="0042297D" w:rsidRDefault="004E69D9" w:rsidP="00590FCF">
      <w:pPr>
        <w:pStyle w:val="JRCLevel-2title"/>
        <w:numPr>
          <w:ilvl w:val="0"/>
          <w:numId w:val="0"/>
        </w:numPr>
        <w:ind w:left="578"/>
      </w:pPr>
      <w:bookmarkStart w:id="209" w:name="_Toc68684796"/>
      <w:r w:rsidRPr="0042297D">
        <w:t xml:space="preserve">3.3 </w:t>
      </w:r>
      <w:r w:rsidR="00F918BD" w:rsidRPr="0042297D">
        <w:t>Aggre</w:t>
      </w:r>
      <w:r w:rsidR="00D31E8D" w:rsidRPr="0042297D">
        <w:t>g</w:t>
      </w:r>
      <w:r w:rsidR="00F918BD" w:rsidRPr="0042297D">
        <w:t>ation</w:t>
      </w:r>
      <w:bookmarkEnd w:id="209"/>
    </w:p>
    <w:p w14:paraId="1E362F08" w14:textId="6AECA234" w:rsidR="00D31E8D" w:rsidRDefault="00D31E8D" w:rsidP="00895563">
      <w:r w:rsidRPr="00D31E8D">
        <w:t xml:space="preserve">The main scope of this step is </w:t>
      </w:r>
      <w:r w:rsidR="005F7FC8">
        <w:t>the aggregation of</w:t>
      </w:r>
      <w:r w:rsidRPr="00D31E8D">
        <w:t xml:space="preserve"> hourly observation</w:t>
      </w:r>
      <w:r w:rsidR="005F7FC8">
        <w:t xml:space="preserve">s </w:t>
      </w:r>
      <w:r w:rsidRPr="00D31E8D">
        <w:t xml:space="preserve">to daily </w:t>
      </w:r>
      <w:r w:rsidR="005F7FC8">
        <w:t xml:space="preserve">scale </w:t>
      </w:r>
      <w:r>
        <w:t>.</w:t>
      </w:r>
    </w:p>
    <w:p w14:paraId="1FB6FBA2" w14:textId="19CDF9D8" w:rsidR="00C15138" w:rsidRDefault="002E4F01" w:rsidP="00D31E8D">
      <w:r>
        <w:t>As</w:t>
      </w:r>
      <w:r w:rsidR="00C15138">
        <w:rPr>
          <w:rFonts w:ascii="Arial" w:hAnsi="Arial" w:cs="Arial"/>
          <w:sz w:val="24"/>
          <w:szCs w:val="24"/>
        </w:rPr>
        <w:t xml:space="preserve"> </w:t>
      </w:r>
      <w:r w:rsidR="00C15138" w:rsidRPr="00895563">
        <w:t xml:space="preserve">WeakChecks step, the Aggregation level </w:t>
      </w:r>
      <w:r>
        <w:t xml:space="preserve">uses a </w:t>
      </w:r>
      <w:r w:rsidR="00C15138" w:rsidRPr="00895563">
        <w:t>specific configuration file (</w:t>
      </w:r>
      <w:r w:rsidR="00C15138" w:rsidRPr="00E6668E">
        <w:rPr>
          <w:b/>
        </w:rPr>
        <w:t>Aggregation.XML</w:t>
      </w:r>
      <w:r w:rsidR="00C15138" w:rsidRPr="00895563">
        <w:t xml:space="preserve">). The file contains the definition </w:t>
      </w:r>
      <w:r>
        <w:t>of</w:t>
      </w:r>
      <w:r w:rsidR="00C15138" w:rsidRPr="00895563">
        <w:t xml:space="preserve"> the daily propert</w:t>
      </w:r>
      <w:r w:rsidR="00CF2023" w:rsidRPr="00895563">
        <w:t>ies</w:t>
      </w:r>
      <w:r w:rsidR="00C15138" w:rsidRPr="00895563">
        <w:t xml:space="preserve"> to generate using the hourly observations of the current day and</w:t>
      </w:r>
      <w:r w:rsidR="002A47B2" w:rsidRPr="00895563">
        <w:t>, eventually,</w:t>
      </w:r>
      <w:r w:rsidR="00C15138" w:rsidRPr="00895563">
        <w:t xml:space="preserve"> of the previous </w:t>
      </w:r>
      <w:r w:rsidR="00E6668E">
        <w:t xml:space="preserve">and next </w:t>
      </w:r>
      <w:r w:rsidR="00C15138" w:rsidRPr="00895563">
        <w:t>day.</w:t>
      </w:r>
    </w:p>
    <w:p w14:paraId="49E03265" w14:textId="77777777" w:rsidR="00E6668E" w:rsidRDefault="00E6668E" w:rsidP="00D31E8D"/>
    <w:p w14:paraId="38FA1D8A" w14:textId="77777777" w:rsidR="00E6668E" w:rsidRPr="0048247D" w:rsidRDefault="00E6668E" w:rsidP="00E6668E">
      <w:pPr>
        <w:pStyle w:val="JRCLevel-3title"/>
        <w:numPr>
          <w:ilvl w:val="0"/>
          <w:numId w:val="0"/>
        </w:numPr>
      </w:pPr>
      <w:bookmarkStart w:id="210" w:name="_Toc68684797"/>
      <w:r w:rsidRPr="0048247D">
        <w:t xml:space="preserve">3.3.1 </w:t>
      </w:r>
      <w:r>
        <w:t>Aggregation.XML structure</w:t>
      </w:r>
      <w:bookmarkEnd w:id="210"/>
    </w:p>
    <w:p w14:paraId="6E4C1098" w14:textId="4E6B5F1D" w:rsidR="00E6668E" w:rsidRDefault="00E6668E" w:rsidP="00D31E8D">
      <w:r>
        <w:t xml:space="preserve">The </w:t>
      </w:r>
      <w:r w:rsidRPr="00E6668E">
        <w:rPr>
          <w:b/>
        </w:rPr>
        <w:t>Aggregation.XML</w:t>
      </w:r>
      <w:r>
        <w:t xml:space="preserve"> file contains </w:t>
      </w:r>
      <w:r w:rsidR="00312857">
        <w:t xml:space="preserve">the </w:t>
      </w:r>
      <w:r>
        <w:t xml:space="preserve">configuration </w:t>
      </w:r>
      <w:r w:rsidR="00312857">
        <w:t xml:space="preserve">on the </w:t>
      </w:r>
      <w:r>
        <w:t>aggregat</w:t>
      </w:r>
      <w:r w:rsidR="00312857">
        <w:t xml:space="preserve">ion process from </w:t>
      </w:r>
      <w:r>
        <w:t xml:space="preserve"> hourly daily values. I</w:t>
      </w:r>
      <w:r w:rsidR="00312857">
        <w:t>t is</w:t>
      </w:r>
      <w:r>
        <w:t xml:space="preserve"> an XML file </w:t>
      </w:r>
      <w:r w:rsidR="00312857">
        <w:t xml:space="preserve">containing </w:t>
      </w:r>
      <w:r>
        <w:t xml:space="preserve">a definition  for each property to </w:t>
      </w:r>
      <w:r w:rsidR="00312857">
        <w:t>be processed</w:t>
      </w:r>
      <w:r>
        <w:t>.</w:t>
      </w:r>
    </w:p>
    <w:p w14:paraId="772592C6" w14:textId="3598F3AA" w:rsidR="00E6668E" w:rsidRDefault="00E6668E" w:rsidP="00D31E8D">
      <w:r>
        <w:t xml:space="preserve">A property is identified by the tag </w:t>
      </w:r>
      <w:r w:rsidRPr="00E6668E">
        <w:rPr>
          <w:i/>
        </w:rPr>
        <w:t>PROPERTY</w:t>
      </w:r>
      <w:r>
        <w:t>, a simple tag without attributes.</w:t>
      </w:r>
    </w:p>
    <w:p w14:paraId="777CA3FF" w14:textId="73EB87C1" w:rsidR="00E6668E" w:rsidRDefault="00E6668E" w:rsidP="00D31E8D">
      <w:r>
        <w:t xml:space="preserve">In the PROPERTY tag </w:t>
      </w:r>
      <w:r w:rsidR="00CE7BA7">
        <w:t>it</w:t>
      </w:r>
      <w:r w:rsidR="00312857">
        <w:t xml:space="preserve"> i</w:t>
      </w:r>
      <w:r w:rsidR="00CE7BA7">
        <w:t>s possible</w:t>
      </w:r>
      <w:r>
        <w:t xml:space="preserve"> to define the following tags:</w:t>
      </w:r>
    </w:p>
    <w:p w14:paraId="03AC6766" w14:textId="501C4562" w:rsidR="00E6668E" w:rsidRDefault="00E6668E">
      <w:pPr>
        <w:pStyle w:val="Paragrafoelenco"/>
      </w:pPr>
      <w:r>
        <w:t xml:space="preserve">NAME </w:t>
      </w:r>
      <w:r w:rsidR="00CE7BA7">
        <w:t>– (mandatory)</w:t>
      </w:r>
      <w:r>
        <w:t xml:space="preserve">  </w:t>
      </w:r>
      <w:r w:rsidR="00312857">
        <w:t xml:space="preserve">it </w:t>
      </w:r>
      <w:r>
        <w:t>define</w:t>
      </w:r>
      <w:r w:rsidR="00312857">
        <w:t>s</w:t>
      </w:r>
      <w:r>
        <w:t xml:space="preserve"> the name of the property (column) in the output file</w:t>
      </w:r>
    </w:p>
    <w:p w14:paraId="08076DFA" w14:textId="44B52684" w:rsidR="00E6668E" w:rsidRDefault="00E6668E">
      <w:pPr>
        <w:pStyle w:val="Paragrafoelenco"/>
      </w:pPr>
      <w:r>
        <w:t>FormulaValue –</w:t>
      </w:r>
      <w:r w:rsidR="00CE7BA7">
        <w:t xml:space="preserve"> (mandatory) </w:t>
      </w:r>
      <w:r w:rsidR="00312857">
        <w:t xml:space="preserve">it </w:t>
      </w:r>
      <w:r>
        <w:t>define</w:t>
      </w:r>
      <w:r w:rsidR="00312857">
        <w:t>s</w:t>
      </w:r>
      <w:r>
        <w:t xml:space="preserve"> the formula to be applied. This tag can</w:t>
      </w:r>
      <w:r w:rsidR="00312857">
        <w:t xml:space="preserve"> get</w:t>
      </w:r>
      <w:r>
        <w:t xml:space="preserve"> the following attributes:</w:t>
      </w:r>
    </w:p>
    <w:p w14:paraId="2012D2F5" w14:textId="749361B4" w:rsidR="00E6668E" w:rsidRDefault="00E6668E">
      <w:pPr>
        <w:pStyle w:val="Paragrafoelenco"/>
        <w:numPr>
          <w:ilvl w:val="1"/>
          <w:numId w:val="51"/>
        </w:numPr>
        <w:pPrChange w:id="211" w:author="Account Microsoft" w:date="2021-04-07T10:12:00Z">
          <w:pPr>
            <w:pStyle w:val="Paragrafoelenco"/>
          </w:pPr>
        </w:pPrChange>
      </w:pPr>
      <w:r>
        <w:t xml:space="preserve">Type (mandatory) </w:t>
      </w:r>
      <w:r w:rsidR="00312857">
        <w:t xml:space="preserve">with </w:t>
      </w:r>
      <w:r>
        <w:t xml:space="preserve">two </w:t>
      </w:r>
      <w:r w:rsidR="00312857">
        <w:t xml:space="preserve">possible </w:t>
      </w:r>
      <w:r>
        <w:t>values:</w:t>
      </w:r>
    </w:p>
    <w:p w14:paraId="0D33D141" w14:textId="551828BB" w:rsidR="00E6668E" w:rsidRDefault="00E6668E">
      <w:pPr>
        <w:pStyle w:val="Paragrafoelenco"/>
        <w:numPr>
          <w:ilvl w:val="2"/>
          <w:numId w:val="51"/>
        </w:numPr>
        <w:pPrChange w:id="212" w:author="Account Microsoft" w:date="2021-04-07T10:12:00Z">
          <w:pPr>
            <w:pStyle w:val="Paragrafoelenco"/>
            <w:numPr>
              <w:ilvl w:val="1"/>
              <w:numId w:val="51"/>
            </w:numPr>
            <w:ind w:left="1440"/>
          </w:pPr>
        </w:pPrChange>
      </w:pPr>
      <w:r>
        <w:t xml:space="preserve">“Fixed” when the property value </w:t>
      </w:r>
      <w:r w:rsidR="00312857">
        <w:t xml:space="preserve">is </w:t>
      </w:r>
      <w:r>
        <w:t xml:space="preserve">retrieved from </w:t>
      </w:r>
      <w:r w:rsidR="00312857">
        <w:t xml:space="preserve">a </w:t>
      </w:r>
      <w:r>
        <w:t xml:space="preserve">specific property and </w:t>
      </w:r>
      <w:r w:rsidR="00312857">
        <w:t xml:space="preserve">a </w:t>
      </w:r>
      <w:r>
        <w:t xml:space="preserve">specific </w:t>
      </w:r>
      <w:r w:rsidRPr="009C515C">
        <w:rPr>
          <w:i/>
        </w:rPr>
        <w:t>datetime</w:t>
      </w:r>
      <w:r>
        <w:t>. When the TYPE is Fixed</w:t>
      </w:r>
      <w:r w:rsidR="00312857">
        <w:t>, it</w:t>
      </w:r>
      <w:r>
        <w:t xml:space="preserve"> is necessary to add the other attributes:</w:t>
      </w:r>
    </w:p>
    <w:p w14:paraId="17EF72B2" w14:textId="08B0DC31" w:rsidR="00E6668E" w:rsidRDefault="00E6668E">
      <w:pPr>
        <w:pStyle w:val="Paragrafoelenco"/>
        <w:numPr>
          <w:ilvl w:val="2"/>
          <w:numId w:val="51"/>
        </w:numPr>
      </w:pPr>
      <w:r>
        <w:t>“Time” –hour of the observation (</w:t>
      </w:r>
      <w:r w:rsidR="00312857">
        <w:t>e.g.</w:t>
      </w:r>
      <w:r>
        <w:t xml:space="preserve"> 00, 06 or 23)</w:t>
      </w:r>
    </w:p>
    <w:p w14:paraId="580FE676" w14:textId="726D05EE" w:rsidR="00E6668E" w:rsidRDefault="00E6668E">
      <w:pPr>
        <w:pStyle w:val="Paragrafoelenco"/>
        <w:numPr>
          <w:ilvl w:val="2"/>
          <w:numId w:val="51"/>
        </w:numPr>
      </w:pPr>
      <w:r>
        <w:t xml:space="preserve">Day –day of observation. </w:t>
      </w:r>
      <w:r w:rsidR="00312857">
        <w:t xml:space="preserve">It </w:t>
      </w:r>
      <w:r>
        <w:t xml:space="preserve"> contains the following</w:t>
      </w:r>
      <w:r w:rsidR="00312857">
        <w:t xml:space="preserve"> possible</w:t>
      </w:r>
      <w:r>
        <w:t xml:space="preserve"> values :</w:t>
      </w:r>
    </w:p>
    <w:p w14:paraId="750927DD" w14:textId="5B8974C5" w:rsidR="00E6668E" w:rsidRDefault="00E6668E">
      <w:pPr>
        <w:pStyle w:val="Paragrafoelenco"/>
        <w:numPr>
          <w:ilvl w:val="3"/>
          <w:numId w:val="51"/>
        </w:numPr>
      </w:pPr>
      <w:r>
        <w:t>0 = day in elaboration</w:t>
      </w:r>
    </w:p>
    <w:p w14:paraId="7B4B31CF" w14:textId="77777777" w:rsidR="00E6668E" w:rsidRDefault="00E6668E">
      <w:pPr>
        <w:pStyle w:val="Paragrafoelenco"/>
        <w:numPr>
          <w:ilvl w:val="3"/>
          <w:numId w:val="51"/>
        </w:numPr>
      </w:pPr>
      <w:r>
        <w:t>1 = next day</w:t>
      </w:r>
    </w:p>
    <w:p w14:paraId="0EC2BB07" w14:textId="77777777" w:rsidR="00E6668E" w:rsidRDefault="00E6668E">
      <w:pPr>
        <w:pStyle w:val="Paragrafoelenco"/>
        <w:numPr>
          <w:ilvl w:val="3"/>
          <w:numId w:val="51"/>
        </w:numPr>
      </w:pPr>
      <w:r>
        <w:t>-1 = previous day</w:t>
      </w:r>
    </w:p>
    <w:p w14:paraId="5F8DB383" w14:textId="299DF948" w:rsidR="00E6668E" w:rsidRDefault="00E6668E">
      <w:pPr>
        <w:pStyle w:val="Paragrafoelenco"/>
        <w:pPrChange w:id="213" w:author="Account Microsoft" w:date="2021-04-06T16:28:00Z">
          <w:pPr>
            <w:pStyle w:val="Paragrafoelenco"/>
            <w:numPr>
              <w:ilvl w:val="2"/>
              <w:numId w:val="51"/>
            </w:numPr>
            <w:ind w:left="2160"/>
          </w:pPr>
        </w:pPrChange>
      </w:pPr>
      <w:r>
        <w:t xml:space="preserve">“ReferenceProperty” – </w:t>
      </w:r>
      <w:r w:rsidR="00312857">
        <w:t xml:space="preserve">it </w:t>
      </w:r>
      <w:r>
        <w:t>specif</w:t>
      </w:r>
      <w:r w:rsidR="00312857">
        <w:t>ies</w:t>
      </w:r>
      <w:r>
        <w:t xml:space="preserve"> the name of the property to read </w:t>
      </w:r>
    </w:p>
    <w:p w14:paraId="5A2C9CBA" w14:textId="2C710D28" w:rsidR="00E6668E" w:rsidRDefault="00E6668E">
      <w:pPr>
        <w:pStyle w:val="Paragrafoelenco"/>
        <w:rPr>
          <w:ins w:id="214" w:author="Account Microsoft" w:date="2021-05-10T11:00:00Z"/>
        </w:rPr>
        <w:pPrChange w:id="215" w:author="Account Microsoft" w:date="2021-04-06T16:28:00Z">
          <w:pPr>
            <w:pStyle w:val="Paragrafoelenco"/>
            <w:numPr>
              <w:ilvl w:val="1"/>
              <w:numId w:val="51"/>
            </w:numPr>
            <w:ind w:left="1440"/>
          </w:pPr>
        </w:pPrChange>
      </w:pPr>
      <w:r>
        <w:t>“</w:t>
      </w:r>
      <w:r w:rsidR="00233519">
        <w:t>Formula</w:t>
      </w:r>
      <w:r>
        <w:t xml:space="preserve">” when </w:t>
      </w:r>
      <w:r w:rsidR="00312857">
        <w:t>it is</w:t>
      </w:r>
      <w:r>
        <w:t xml:space="preserve"> necessary to call a method to calculate the property’s value</w:t>
      </w:r>
    </w:p>
    <w:p w14:paraId="7C0E3DAA" w14:textId="02573120" w:rsidR="00E83447" w:rsidRDefault="00E83447">
      <w:pPr>
        <w:pStyle w:val="Paragrafoelenco"/>
        <w:pPrChange w:id="216" w:author="Account Microsoft" w:date="2021-04-06T16:28:00Z">
          <w:pPr>
            <w:pStyle w:val="Paragrafoelenco"/>
            <w:numPr>
              <w:ilvl w:val="1"/>
              <w:numId w:val="51"/>
            </w:numPr>
            <w:ind w:left="1440"/>
          </w:pPr>
        </w:pPrChange>
      </w:pPr>
      <w:ins w:id="217" w:author="Account Microsoft" w:date="2021-05-10T11:00:00Z">
        <w:r>
          <w:t>“RoundedDigits” – not mandatory, specify the number of digits to round the daily value</w:t>
        </w:r>
      </w:ins>
    </w:p>
    <w:p w14:paraId="7C857A3C" w14:textId="4BE1155D" w:rsidR="00E6668E" w:rsidRDefault="00233519">
      <w:pPr>
        <w:pStyle w:val="Paragrafoelenco"/>
        <w:pPrChange w:id="218" w:author="Account Microsoft" w:date="2021-04-06T16:28:00Z">
          <w:pPr>
            <w:pStyle w:val="Paragrafoelenco"/>
            <w:numPr>
              <w:ilvl w:val="1"/>
              <w:numId w:val="51"/>
            </w:numPr>
            <w:ind w:left="1440"/>
          </w:pPr>
        </w:pPrChange>
      </w:pPr>
      <w:r>
        <w:t xml:space="preserve">“Parameter” , this attribute can be added when Type=”Formula” and can </w:t>
      </w:r>
      <w:r w:rsidR="00312857">
        <w:t>get</w:t>
      </w:r>
      <w:r>
        <w:t xml:space="preserve"> two </w:t>
      </w:r>
      <w:r w:rsidR="00312857">
        <w:t xml:space="preserve">possible </w:t>
      </w:r>
      <w:r>
        <w:t xml:space="preserve">values: </w:t>
      </w:r>
    </w:p>
    <w:p w14:paraId="27AF5ADE" w14:textId="77777777" w:rsidR="00233519" w:rsidRDefault="00233519">
      <w:pPr>
        <w:pStyle w:val="Paragrafoelenco"/>
        <w:numPr>
          <w:ilvl w:val="1"/>
          <w:numId w:val="51"/>
        </w:numPr>
        <w:pPrChange w:id="219" w:author="Account Microsoft" w:date="2021-04-07T10:13:00Z">
          <w:pPr>
            <w:pStyle w:val="Paragrafoelenco"/>
            <w:numPr>
              <w:ilvl w:val="2"/>
              <w:numId w:val="51"/>
            </w:numPr>
            <w:ind w:left="2160"/>
          </w:pPr>
        </w:pPrChange>
      </w:pPr>
      <w:r>
        <w:t>“V” – vector</w:t>
      </w:r>
    </w:p>
    <w:p w14:paraId="0D3DAEEC" w14:textId="77777777" w:rsidR="00233519" w:rsidRDefault="00233519">
      <w:pPr>
        <w:pStyle w:val="Paragrafoelenco"/>
        <w:numPr>
          <w:ilvl w:val="1"/>
          <w:numId w:val="51"/>
        </w:numPr>
        <w:pPrChange w:id="220" w:author="Account Microsoft" w:date="2021-04-07T10:13:00Z">
          <w:pPr>
            <w:pStyle w:val="Paragrafoelenco"/>
            <w:numPr>
              <w:ilvl w:val="2"/>
              <w:numId w:val="51"/>
            </w:numPr>
            <w:ind w:left="2160"/>
          </w:pPr>
        </w:pPrChange>
      </w:pPr>
      <w:r>
        <w:lastRenderedPageBreak/>
        <w:t>“M” – matrix</w:t>
      </w:r>
    </w:p>
    <w:p w14:paraId="126C5706" w14:textId="59D36394" w:rsidR="00233519" w:rsidRDefault="00233519">
      <w:pPr>
        <w:pStyle w:val="Paragrafoelenco"/>
      </w:pPr>
      <w:r>
        <w:t>In the “FormulaValue” tag, when Type = “Formula”</w:t>
      </w:r>
      <w:r w:rsidR="00312857">
        <w:t xml:space="preserve"> it</w:t>
      </w:r>
      <w:r>
        <w:t xml:space="preserve"> is necessary to specify the following tags :</w:t>
      </w:r>
    </w:p>
    <w:p w14:paraId="61533900" w14:textId="1A1EFF3C" w:rsidR="00233519" w:rsidRDefault="00233519">
      <w:pPr>
        <w:pStyle w:val="Paragrafoelenco"/>
        <w:numPr>
          <w:ilvl w:val="1"/>
          <w:numId w:val="51"/>
        </w:numPr>
        <w:pPrChange w:id="221" w:author="Account Microsoft" w:date="2021-04-07T10:13:00Z">
          <w:pPr>
            <w:pStyle w:val="Paragrafoelenco"/>
          </w:pPr>
        </w:pPrChange>
      </w:pPr>
      <w:r w:rsidRPr="00233519">
        <w:rPr>
          <w:i/>
        </w:rPr>
        <w:t>Formula</w:t>
      </w:r>
      <w:r>
        <w:t xml:space="preserve"> – (mandatory) name of the formula, that must correspond to a method implemented into </w:t>
      </w:r>
      <w:r w:rsidR="00312857">
        <w:t xml:space="preserve">the </w:t>
      </w:r>
      <w:r>
        <w:t>“Aggregation.Formulas.R” file</w:t>
      </w:r>
    </w:p>
    <w:p w14:paraId="50BE9B34" w14:textId="68C13179" w:rsidR="00233519" w:rsidRDefault="00233519">
      <w:pPr>
        <w:pStyle w:val="Paragrafoelenco"/>
        <w:numPr>
          <w:ilvl w:val="1"/>
          <w:numId w:val="51"/>
        </w:numPr>
        <w:pPrChange w:id="222" w:author="Account Microsoft" w:date="2021-04-07T10:13:00Z">
          <w:pPr>
            <w:pStyle w:val="Paragrafoelenco"/>
          </w:pPr>
        </w:pPrChange>
      </w:pPr>
      <w:r>
        <w:t>Parameter – (</w:t>
      </w:r>
      <w:r w:rsidR="00312857">
        <w:t>optional</w:t>
      </w:r>
      <w:r>
        <w:t>) allow</w:t>
      </w:r>
      <w:r w:rsidR="00312857">
        <w:t>s</w:t>
      </w:r>
      <w:r>
        <w:t xml:space="preserve"> to specify an acronym that will pass to the method some additional parameters. The </w:t>
      </w:r>
      <w:r w:rsidR="00312857">
        <w:t>following</w:t>
      </w:r>
      <w:r>
        <w:t xml:space="preserve"> acronyms are defined </w:t>
      </w:r>
      <w:r w:rsidR="00312857">
        <w:t xml:space="preserve">at </w:t>
      </w:r>
      <w:r>
        <w:t>the moment:</w:t>
      </w:r>
    </w:p>
    <w:p w14:paraId="3B54EA70" w14:textId="77777777" w:rsidR="00233519" w:rsidRDefault="00233519">
      <w:pPr>
        <w:pStyle w:val="Paragrafoelenco"/>
        <w:numPr>
          <w:ilvl w:val="2"/>
          <w:numId w:val="51"/>
        </w:numPr>
        <w:pPrChange w:id="223" w:author="Account Microsoft" w:date="2021-04-07T10:15:00Z">
          <w:pPr>
            <w:pStyle w:val="Paragrafoelenco"/>
            <w:numPr>
              <w:ilvl w:val="1"/>
              <w:numId w:val="51"/>
            </w:numPr>
            <w:ind w:left="1440"/>
          </w:pPr>
        </w:pPrChange>
      </w:pPr>
      <w:r>
        <w:t>Current.Date – day in elaboration</w:t>
      </w:r>
    </w:p>
    <w:p w14:paraId="43B2AEA4" w14:textId="77777777" w:rsidR="00233519" w:rsidRPr="004823AF" w:rsidRDefault="00233519">
      <w:pPr>
        <w:pStyle w:val="Paragrafoelenco"/>
        <w:numPr>
          <w:ilvl w:val="2"/>
          <w:numId w:val="51"/>
        </w:numPr>
        <w:rPr>
          <w:strike/>
          <w:rPrChange w:id="224" w:author="Account Microsoft" w:date="2021-04-07T10:16:00Z">
            <w:rPr/>
          </w:rPrChange>
        </w:rPr>
        <w:pPrChange w:id="225" w:author="Account Microsoft" w:date="2021-04-07T10:15:00Z">
          <w:pPr>
            <w:pStyle w:val="Paragrafoelenco"/>
            <w:numPr>
              <w:ilvl w:val="1"/>
              <w:numId w:val="51"/>
            </w:numPr>
            <w:ind w:left="1440"/>
          </w:pPr>
        </w:pPrChange>
      </w:pPr>
      <w:r w:rsidRPr="004823AF">
        <w:rPr>
          <w:strike/>
          <w:rPrChange w:id="226" w:author="Account Microsoft" w:date="2021-04-07T10:16:00Z">
            <w:rPr/>
          </w:rPrChange>
        </w:rPr>
        <w:t>Inter.Data – interpolated data</w:t>
      </w:r>
    </w:p>
    <w:p w14:paraId="38E2AF42" w14:textId="5693D0BD" w:rsidR="00233519" w:rsidRDefault="00233519">
      <w:pPr>
        <w:pStyle w:val="Paragrafoelenco"/>
        <w:numPr>
          <w:ilvl w:val="2"/>
          <w:numId w:val="51"/>
        </w:numPr>
        <w:pPrChange w:id="227" w:author="Account Microsoft" w:date="2021-04-07T10:15:00Z">
          <w:pPr>
            <w:pStyle w:val="Paragrafoelenco"/>
            <w:numPr>
              <w:ilvl w:val="1"/>
              <w:numId w:val="51"/>
            </w:numPr>
            <w:ind w:left="1440"/>
          </w:pPr>
        </w:pPrChange>
      </w:pPr>
      <w:r>
        <w:t xml:space="preserve">Day.Agg – all the properties aggregated </w:t>
      </w:r>
      <w:r w:rsidR="000457D0">
        <w:t xml:space="preserve">for the </w:t>
      </w:r>
      <w:r>
        <w:t>day in elaboration</w:t>
      </w:r>
    </w:p>
    <w:p w14:paraId="6B6A3D1B" w14:textId="7FBBBE12" w:rsidR="00202996" w:rsidRDefault="00202996">
      <w:pPr>
        <w:pStyle w:val="Paragrafoelenco"/>
        <w:numPr>
          <w:ilvl w:val="2"/>
          <w:numId w:val="51"/>
        </w:numPr>
        <w:pPrChange w:id="228" w:author="Account Microsoft" w:date="2021-04-07T10:15:00Z">
          <w:pPr>
            <w:pStyle w:val="Paragrafoelenco"/>
            <w:numPr>
              <w:ilvl w:val="1"/>
              <w:numId w:val="51"/>
            </w:numPr>
            <w:ind w:left="1440"/>
          </w:pPr>
        </w:pPrChange>
      </w:pPr>
      <w:r>
        <w:t>Exp</w:t>
      </w:r>
      <w:r w:rsidR="00441D10">
        <w:t>e</w:t>
      </w:r>
      <w:r>
        <w:t xml:space="preserve">cted.Values – number of </w:t>
      </w:r>
      <w:r w:rsidR="000457D0">
        <w:t>expected</w:t>
      </w:r>
      <w:r>
        <w:t xml:space="preserve"> values for the MEAN method</w:t>
      </w:r>
    </w:p>
    <w:p w14:paraId="65B7359C" w14:textId="6077A974" w:rsidR="00233519" w:rsidRDefault="00233519">
      <w:pPr>
        <w:pStyle w:val="Paragrafoelenco"/>
      </w:pPr>
      <w:r>
        <w:t>For each formula, sometime it</w:t>
      </w:r>
      <w:r w:rsidR="000457D0">
        <w:t xml:space="preserve"> i</w:t>
      </w:r>
      <w:r>
        <w:t>s possible to specify the time intervals. That can be realized in two ways:</w:t>
      </w:r>
    </w:p>
    <w:p w14:paraId="409084CD" w14:textId="0F4744BF" w:rsidR="00233519" w:rsidRDefault="00233519">
      <w:pPr>
        <w:pStyle w:val="Paragrafoelenco"/>
        <w:numPr>
          <w:ilvl w:val="1"/>
          <w:numId w:val="51"/>
        </w:numPr>
      </w:pPr>
      <w:r>
        <w:t xml:space="preserve">Using one or more “Specific” tags like: </w:t>
      </w:r>
      <w:r w:rsidRPr="00233519">
        <w:t>&lt;Specific Time="00, 03, 06, 09, 12, 15, 18, 21" Day="00" /&gt;</w:t>
      </w:r>
      <w:r>
        <w:t xml:space="preserve">, where “Time” contains the time of hourly observations, “Day” contains the day of the observation (relative value). If values from more days </w:t>
      </w:r>
      <w:r w:rsidR="000457D0">
        <w:t xml:space="preserve">are </w:t>
      </w:r>
      <w:r>
        <w:t>need</w:t>
      </w:r>
      <w:r w:rsidR="000457D0">
        <w:t>ed, then</w:t>
      </w:r>
      <w:r>
        <w:t xml:space="preserve"> add a “Specific” tag for each day.</w:t>
      </w:r>
    </w:p>
    <w:p w14:paraId="0343923B" w14:textId="29FE9D4D" w:rsidR="00233519" w:rsidRDefault="00233519">
      <w:pPr>
        <w:pStyle w:val="Paragrafoelenco"/>
        <w:numPr>
          <w:ilvl w:val="1"/>
          <w:numId w:val="51"/>
        </w:numPr>
      </w:pPr>
      <w:r>
        <w:t xml:space="preserve">Using </w:t>
      </w:r>
      <w:r w:rsidR="00F67C3E">
        <w:t>a combination of tags “Start” and “End” like : &lt;Start Time=”03” Day=”00”/&gt; &lt;End Time=”06” Day=”01” /&gt;, where</w:t>
      </w:r>
      <w:r w:rsidR="000457D0">
        <w:t xml:space="preserve"> the</w:t>
      </w:r>
      <w:r w:rsidR="00F67C3E">
        <w:t xml:space="preserve"> “Start” tag define</w:t>
      </w:r>
      <w:r w:rsidR="000457D0">
        <w:t>s</w:t>
      </w:r>
      <w:r w:rsidR="00F67C3E">
        <w:t xml:space="preserve"> the start of the interval and </w:t>
      </w:r>
      <w:r w:rsidR="000457D0">
        <w:t xml:space="preserve">the </w:t>
      </w:r>
      <w:r w:rsidR="00F67C3E">
        <w:t>“End” tag define</w:t>
      </w:r>
      <w:r w:rsidR="000457D0">
        <w:t>s</w:t>
      </w:r>
      <w:r w:rsidR="00F67C3E">
        <w:t xml:space="preserve"> the end of the interval. With </w:t>
      </w:r>
      <w:r w:rsidR="000457D0">
        <w:t xml:space="preserve">these </w:t>
      </w:r>
      <w:r w:rsidR="00F67C3E">
        <w:t>tags the application retrieve</w:t>
      </w:r>
      <w:r w:rsidR="000457D0">
        <w:t>s</w:t>
      </w:r>
      <w:r w:rsidR="00F67C3E">
        <w:t xml:space="preserve"> all the observations between 0</w:t>
      </w:r>
      <w:r w:rsidR="000457D0">
        <w:t>3</w:t>
      </w:r>
      <w:r w:rsidR="00F67C3E">
        <w:t xml:space="preserve"> of </w:t>
      </w:r>
      <w:r w:rsidR="000457D0">
        <w:t xml:space="preserve">the </w:t>
      </w:r>
      <w:r w:rsidR="00F67C3E">
        <w:t xml:space="preserve">day in elaboration until 06 of </w:t>
      </w:r>
      <w:r w:rsidR="000457D0">
        <w:t xml:space="preserve">the </w:t>
      </w:r>
      <w:r w:rsidR="00F67C3E">
        <w:t>next day.</w:t>
      </w:r>
    </w:p>
    <w:p w14:paraId="524D882C" w14:textId="36A76BC6" w:rsidR="00F67C3E" w:rsidRDefault="00F67C3E">
      <w:pPr>
        <w:pStyle w:val="Paragrafoelenco"/>
      </w:pPr>
      <w:r>
        <w:t xml:space="preserve">When the “Parameter” tag is “V” </w:t>
      </w:r>
      <w:r w:rsidR="000457D0">
        <w:t xml:space="preserve">there is a </w:t>
      </w:r>
      <w:r>
        <w:t xml:space="preserve">need to specify the “ReferenceProperty” tag with the name of </w:t>
      </w:r>
      <w:r w:rsidR="000457D0">
        <w:t xml:space="preserve">the </w:t>
      </w:r>
      <w:r>
        <w:t xml:space="preserve">property to extract and </w:t>
      </w:r>
      <w:r w:rsidR="000457D0">
        <w:t xml:space="preserve">use as an </w:t>
      </w:r>
      <w:r>
        <w:t>input to the method</w:t>
      </w:r>
      <w:r w:rsidR="000457D0">
        <w:t>.</w:t>
      </w:r>
      <w:r>
        <w:t xml:space="preserve"> </w:t>
      </w:r>
      <w:r w:rsidR="000457D0">
        <w:t>When</w:t>
      </w:r>
      <w:r>
        <w:t xml:space="preserve"> the value is “M” the matrix with all </w:t>
      </w:r>
      <w:r w:rsidR="000457D0">
        <w:t xml:space="preserve">the </w:t>
      </w:r>
      <w:r>
        <w:t xml:space="preserve">properties </w:t>
      </w:r>
      <w:r w:rsidR="000457D0">
        <w:t>is given</w:t>
      </w:r>
      <w:r>
        <w:t xml:space="preserve"> to the method</w:t>
      </w:r>
    </w:p>
    <w:p w14:paraId="036DD64F" w14:textId="1E7A06E5" w:rsidR="00F67C3E" w:rsidRDefault="00F67C3E">
      <w:pPr>
        <w:pStyle w:val="Paragrafoelenco"/>
      </w:pPr>
      <w:r>
        <w:t>Independent</w:t>
      </w:r>
      <w:r w:rsidR="000457D0">
        <w:t>ly of</w:t>
      </w:r>
      <w:r>
        <w:t xml:space="preserve"> the “Parameter” tag  </w:t>
      </w:r>
      <w:r w:rsidR="000457D0">
        <w:t xml:space="preserve">(either </w:t>
      </w:r>
      <w:r>
        <w:t>“V” or “M”</w:t>
      </w:r>
      <w:r w:rsidR="000457D0">
        <w:t>),</w:t>
      </w:r>
      <w:r>
        <w:t xml:space="preserve"> the temporal tags (Specific, Start, End) </w:t>
      </w:r>
      <w:r w:rsidR="000457D0">
        <w:t xml:space="preserve">are </w:t>
      </w:r>
      <w:r>
        <w:t xml:space="preserve"> applied to extract only the values for </w:t>
      </w:r>
      <w:r w:rsidR="000457D0">
        <w:t xml:space="preserve">the </w:t>
      </w:r>
      <w:r>
        <w:t xml:space="preserve">specific times </w:t>
      </w:r>
      <w:r w:rsidR="000457D0">
        <w:t xml:space="preserve">of </w:t>
      </w:r>
      <w:r>
        <w:t>observation.</w:t>
      </w:r>
    </w:p>
    <w:p w14:paraId="27C34268" w14:textId="3533C81E" w:rsidR="00F67C3E" w:rsidRPr="00895563" w:rsidRDefault="00F67C3E">
      <w:pPr>
        <w:pStyle w:val="Paragrafoelenco"/>
      </w:pPr>
      <w:r>
        <w:t xml:space="preserve">Another tag </w:t>
      </w:r>
      <w:r w:rsidR="000457D0">
        <w:t>that can be set within</w:t>
      </w:r>
      <w:r>
        <w:t xml:space="preserve"> the “Property” tag is “NAFormula” (</w:t>
      </w:r>
      <w:r w:rsidR="000457D0">
        <w:t>optional</w:t>
      </w:r>
      <w:r>
        <w:t xml:space="preserve">). </w:t>
      </w:r>
      <w:r w:rsidR="000457D0">
        <w:t>It</w:t>
      </w:r>
      <w:r>
        <w:t xml:space="preserve"> define</w:t>
      </w:r>
      <w:r w:rsidR="000457D0">
        <w:t>s</w:t>
      </w:r>
      <w:r>
        <w:t xml:space="preserve"> an alternative formula</w:t>
      </w:r>
      <w:r w:rsidR="000457D0">
        <w:t xml:space="preserve"> to be applied if</w:t>
      </w:r>
      <w:r>
        <w:t xml:space="preserve"> the formula specified by “FormulaValue” return</w:t>
      </w:r>
      <w:r w:rsidR="000457D0">
        <w:t>s</w:t>
      </w:r>
      <w:r>
        <w:t xml:space="preserve"> NA.</w:t>
      </w:r>
    </w:p>
    <w:p w14:paraId="08D761FB" w14:textId="77777777" w:rsidR="000C7B2E" w:rsidRPr="00233519" w:rsidRDefault="00E6668E" w:rsidP="00895563">
      <w:pPr>
        <w:rPr>
          <w:b/>
        </w:rPr>
      </w:pPr>
      <w:r w:rsidRPr="00233519">
        <w:rPr>
          <w:b/>
        </w:rPr>
        <w:t>Samples:</w:t>
      </w:r>
    </w:p>
    <w:p w14:paraId="49D697A0" w14:textId="77777777" w:rsidR="000C7B2E" w:rsidRPr="00E6668E" w:rsidRDefault="000C7B2E">
      <w:pPr>
        <w:pStyle w:val="Paragrafoelenco"/>
        <w:numPr>
          <w:ilvl w:val="0"/>
          <w:numId w:val="39"/>
        </w:numPr>
      </w:pPr>
      <w:r w:rsidRPr="00E6668E">
        <w:t xml:space="preserve">   &lt;Property&gt;</w:t>
      </w:r>
    </w:p>
    <w:p w14:paraId="4883ACDE" w14:textId="77777777" w:rsidR="000C7B2E" w:rsidRPr="00E6668E" w:rsidRDefault="000C7B2E" w:rsidP="00E6668E">
      <w:pPr>
        <w:ind w:left="360"/>
        <w:rPr>
          <w:sz w:val="18"/>
          <w:szCs w:val="18"/>
        </w:rPr>
      </w:pPr>
      <w:r w:rsidRPr="00E6668E">
        <w:rPr>
          <w:sz w:val="18"/>
          <w:szCs w:val="18"/>
        </w:rPr>
        <w:tab/>
      </w:r>
      <w:r w:rsidRPr="00E6668E">
        <w:rPr>
          <w:sz w:val="18"/>
          <w:szCs w:val="18"/>
        </w:rPr>
        <w:tab/>
        <w:t>&lt;Name&gt;TT_09&lt;/Name&gt;</w:t>
      </w:r>
    </w:p>
    <w:p w14:paraId="7E8B8F05" w14:textId="35CB9FF9" w:rsidR="000C7B2E" w:rsidRPr="00E6668E" w:rsidRDefault="001B75FC" w:rsidP="00E6668E">
      <w:pPr>
        <w:ind w:left="360"/>
        <w:rPr>
          <w:sz w:val="18"/>
          <w:szCs w:val="18"/>
        </w:rPr>
      </w:pPr>
      <w:r w:rsidRPr="00E6668E">
        <w:rPr>
          <w:sz w:val="18"/>
          <w:szCs w:val="18"/>
        </w:rPr>
        <w:tab/>
      </w:r>
      <w:r w:rsidR="000C7B2E" w:rsidRPr="00E6668E">
        <w:rPr>
          <w:sz w:val="18"/>
          <w:szCs w:val="18"/>
        </w:rPr>
        <w:tab/>
        <w:t>&lt;FormulaValue Type="Fixed" Time="09" Day="0</w:t>
      </w:r>
      <w:r w:rsidR="000C266D" w:rsidRPr="00E6668E">
        <w:rPr>
          <w:sz w:val="18"/>
          <w:szCs w:val="18"/>
        </w:rPr>
        <w:t>0</w:t>
      </w:r>
      <w:r w:rsidR="000C7B2E" w:rsidRPr="00E6668E">
        <w:rPr>
          <w:sz w:val="18"/>
          <w:szCs w:val="18"/>
        </w:rPr>
        <w:t>"</w:t>
      </w:r>
      <w:r w:rsidRPr="00E6668E">
        <w:rPr>
          <w:sz w:val="18"/>
          <w:szCs w:val="18"/>
        </w:rPr>
        <w:t xml:space="preserve"> ReferenceProperty=</w:t>
      </w:r>
      <w:r w:rsidR="00E358A5" w:rsidRPr="00E6668E">
        <w:rPr>
          <w:sz w:val="18"/>
          <w:szCs w:val="18"/>
        </w:rPr>
        <w:t>"</w:t>
      </w:r>
      <w:r w:rsidRPr="00E6668E">
        <w:rPr>
          <w:sz w:val="18"/>
          <w:szCs w:val="18"/>
        </w:rPr>
        <w:t>TT</w:t>
      </w:r>
      <w:r w:rsidR="00E358A5" w:rsidRPr="00E6668E">
        <w:rPr>
          <w:sz w:val="18"/>
          <w:szCs w:val="18"/>
        </w:rPr>
        <w:t>"</w:t>
      </w:r>
      <w:r w:rsidR="000C7B2E" w:rsidRPr="00E6668E">
        <w:rPr>
          <w:sz w:val="18"/>
          <w:szCs w:val="18"/>
        </w:rPr>
        <w:t xml:space="preserve"> </w:t>
      </w:r>
      <w:ins w:id="229" w:author="Account Microsoft" w:date="2021-05-10T11:01:00Z">
        <w:r w:rsidR="00FF7480">
          <w:rPr>
            <w:sz w:val="18"/>
            <w:szCs w:val="18"/>
          </w:rPr>
          <w:t>RoundedDigits=”1”</w:t>
        </w:r>
      </w:ins>
      <w:r w:rsidR="000C7B2E" w:rsidRPr="00E6668E">
        <w:rPr>
          <w:sz w:val="18"/>
          <w:szCs w:val="18"/>
        </w:rPr>
        <w:t>/&gt;</w:t>
      </w:r>
    </w:p>
    <w:p w14:paraId="4AFAB2DE" w14:textId="77777777" w:rsidR="000C7B2E" w:rsidRPr="00E6668E" w:rsidRDefault="00E6668E" w:rsidP="00E6668E">
      <w:pPr>
        <w:ind w:left="360"/>
        <w:rPr>
          <w:rFonts w:ascii="Arial" w:hAnsi="Arial"/>
        </w:rPr>
      </w:pPr>
      <w:r>
        <w:rPr>
          <w:sz w:val="18"/>
          <w:szCs w:val="18"/>
        </w:rPr>
        <w:t xml:space="preserve">    </w:t>
      </w:r>
      <w:r w:rsidR="000C7B2E" w:rsidRPr="00E6668E">
        <w:rPr>
          <w:sz w:val="18"/>
          <w:szCs w:val="18"/>
        </w:rPr>
        <w:t xml:space="preserve">   &lt;/Property&gt;</w:t>
      </w:r>
      <w:r w:rsidR="000C7B2E" w:rsidRPr="00E6668E">
        <w:rPr>
          <w:rFonts w:ascii="Arial" w:hAnsi="Arial"/>
        </w:rPr>
        <w:t>,</w:t>
      </w:r>
    </w:p>
    <w:p w14:paraId="0EACD8D3" w14:textId="3196A0F8" w:rsidR="000C7B2E" w:rsidRDefault="00CE2441" w:rsidP="00895563">
      <w:r>
        <w:t>T</w:t>
      </w:r>
      <w:r w:rsidR="00233519">
        <w:t>he “Aggregation” module create</w:t>
      </w:r>
      <w:r>
        <w:t>s</w:t>
      </w:r>
      <w:r w:rsidR="00233519">
        <w:t xml:space="preserve"> a property with name “TT_09”</w:t>
      </w:r>
      <w:r>
        <w:t>. The</w:t>
      </w:r>
      <w:r w:rsidR="00233519">
        <w:t xml:space="preserve"> value </w:t>
      </w:r>
      <w:r>
        <w:t xml:space="preserve">is </w:t>
      </w:r>
      <w:r w:rsidR="00233519">
        <w:t>retrieved from the property TT for the day in elaboration at time 09:00 (</w:t>
      </w:r>
      <w:r>
        <w:t>from</w:t>
      </w:r>
      <w:r w:rsidR="00233519">
        <w:t xml:space="preserve"> the input file O.WeakChecks.&lt;day&gt;.dat)</w:t>
      </w:r>
    </w:p>
    <w:p w14:paraId="1806D8E4" w14:textId="77777777" w:rsidR="00233519" w:rsidRPr="00233519" w:rsidRDefault="00233519">
      <w:pPr>
        <w:pStyle w:val="Paragrafoelenco"/>
        <w:numPr>
          <w:ilvl w:val="0"/>
          <w:numId w:val="39"/>
        </w:numPr>
      </w:pPr>
      <w:r>
        <w:t xml:space="preserve">   </w:t>
      </w:r>
      <w:r w:rsidRPr="00233519">
        <w:t>&lt;Property&gt;</w:t>
      </w:r>
    </w:p>
    <w:p w14:paraId="59BB6C2F" w14:textId="77777777" w:rsidR="00233519" w:rsidRPr="00233519" w:rsidRDefault="00233519" w:rsidP="00233519">
      <w:pPr>
        <w:ind w:left="360"/>
        <w:rPr>
          <w:sz w:val="18"/>
          <w:szCs w:val="18"/>
        </w:rPr>
      </w:pPr>
      <w:r w:rsidRPr="00233519">
        <w:rPr>
          <w:sz w:val="18"/>
          <w:szCs w:val="18"/>
        </w:rPr>
        <w:t xml:space="preserve">   </w:t>
      </w:r>
      <w:r w:rsidRPr="00233519">
        <w:rPr>
          <w:sz w:val="18"/>
          <w:szCs w:val="18"/>
        </w:rPr>
        <w:tab/>
      </w:r>
      <w:r w:rsidRPr="00233519">
        <w:rPr>
          <w:sz w:val="18"/>
          <w:szCs w:val="18"/>
        </w:rPr>
        <w:tab/>
        <w:t>&lt;Name&gt;N&lt;/Name&gt;</w:t>
      </w:r>
    </w:p>
    <w:p w14:paraId="06321A40" w14:textId="757977AD" w:rsidR="00233519" w:rsidRPr="00233519" w:rsidRDefault="00233519" w:rsidP="00233519">
      <w:pPr>
        <w:ind w:left="360"/>
        <w:rPr>
          <w:sz w:val="18"/>
          <w:szCs w:val="18"/>
        </w:rPr>
      </w:pPr>
      <w:r w:rsidRPr="00233519">
        <w:rPr>
          <w:sz w:val="18"/>
          <w:szCs w:val="18"/>
        </w:rPr>
        <w:tab/>
      </w:r>
      <w:r w:rsidRPr="00233519">
        <w:rPr>
          <w:sz w:val="18"/>
          <w:szCs w:val="18"/>
        </w:rPr>
        <w:tab/>
        <w:t>&lt;FormulaValue Type="Formula" Parameter="V" ReferenceProperty="N"</w:t>
      </w:r>
      <w:ins w:id="230" w:author="Account Microsoft" w:date="2021-05-10T11:01:00Z">
        <w:r w:rsidR="00FF7480">
          <w:rPr>
            <w:sz w:val="18"/>
            <w:szCs w:val="18"/>
          </w:rPr>
          <w:t xml:space="preserve"> RoundedDigits=”2”</w:t>
        </w:r>
      </w:ins>
      <w:r w:rsidRPr="00233519">
        <w:rPr>
          <w:sz w:val="18"/>
          <w:szCs w:val="18"/>
        </w:rPr>
        <w:t>&gt;</w:t>
      </w:r>
    </w:p>
    <w:p w14:paraId="4B25AE30"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&lt;Specific Time="00, 03, 06, 09, 12, 15, 18, 21" Day="00" /&gt;</w:t>
      </w:r>
    </w:p>
    <w:p w14:paraId="7F985654"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&lt;Formula&gt;Aggregation.Mean.80&lt;/Formula&gt;</w:t>
      </w:r>
    </w:p>
    <w:p w14:paraId="1234CE21" w14:textId="77777777" w:rsidR="00233519" w:rsidRPr="00233519" w:rsidRDefault="00233519" w:rsidP="00233519">
      <w:pPr>
        <w:ind w:left="360"/>
        <w:rPr>
          <w:sz w:val="18"/>
          <w:szCs w:val="18"/>
        </w:rPr>
      </w:pPr>
      <w:r w:rsidRPr="00233519">
        <w:rPr>
          <w:sz w:val="18"/>
          <w:szCs w:val="18"/>
        </w:rPr>
        <w:tab/>
      </w:r>
      <w:r w:rsidRPr="00233519">
        <w:rPr>
          <w:sz w:val="18"/>
          <w:szCs w:val="18"/>
        </w:rPr>
        <w:tab/>
      </w:r>
      <w:r w:rsidRPr="00233519">
        <w:rPr>
          <w:sz w:val="18"/>
          <w:szCs w:val="18"/>
        </w:rPr>
        <w:tab/>
        <w:t>&lt;Parameter&gt;</w:t>
      </w:r>
      <w:r w:rsidR="00235ACC">
        <w:rPr>
          <w:sz w:val="18"/>
          <w:szCs w:val="18"/>
        </w:rPr>
        <w:t>Expected.Values</w:t>
      </w:r>
      <w:r w:rsidRPr="00233519">
        <w:rPr>
          <w:sz w:val="18"/>
          <w:szCs w:val="18"/>
        </w:rPr>
        <w:t>&lt;/Parameter&gt;</w:t>
      </w:r>
    </w:p>
    <w:p w14:paraId="0ED473F9" w14:textId="77777777" w:rsidR="00233519" w:rsidRPr="00233519" w:rsidRDefault="00233519" w:rsidP="00233519">
      <w:pPr>
        <w:ind w:left="360"/>
        <w:rPr>
          <w:sz w:val="18"/>
          <w:szCs w:val="18"/>
        </w:rPr>
      </w:pPr>
      <w:r w:rsidRPr="00233519">
        <w:rPr>
          <w:sz w:val="18"/>
          <w:szCs w:val="18"/>
        </w:rPr>
        <w:tab/>
      </w:r>
      <w:r w:rsidRPr="00233519">
        <w:rPr>
          <w:sz w:val="18"/>
          <w:szCs w:val="18"/>
        </w:rPr>
        <w:tab/>
        <w:t>&lt;/FormulaValue&gt;</w:t>
      </w:r>
    </w:p>
    <w:p w14:paraId="0771E2D7" w14:textId="77777777" w:rsidR="00233519" w:rsidRDefault="00233519" w:rsidP="00233519">
      <w:pPr>
        <w:ind w:left="360"/>
        <w:rPr>
          <w:sz w:val="18"/>
          <w:szCs w:val="18"/>
        </w:rPr>
      </w:pPr>
      <w:r w:rsidRPr="00233519">
        <w:rPr>
          <w:sz w:val="18"/>
          <w:szCs w:val="18"/>
        </w:rPr>
        <w:lastRenderedPageBreak/>
        <w:t xml:space="preserve">   &lt;/Property&gt;</w:t>
      </w:r>
    </w:p>
    <w:p w14:paraId="3717FB3E" w14:textId="041D79A7" w:rsidR="00F67C3E" w:rsidRPr="00F67C3E" w:rsidRDefault="00CE2441" w:rsidP="00F67C3E">
      <w:r>
        <w:t>T</w:t>
      </w:r>
      <w:r w:rsidR="00F67C3E" w:rsidRPr="00F67C3E">
        <w:t>he “Aggregation” module create</w:t>
      </w:r>
      <w:r>
        <w:t>s</w:t>
      </w:r>
      <w:r w:rsidR="00F67C3E" w:rsidRPr="00F67C3E">
        <w:t xml:space="preserve"> a property with name “N”</w:t>
      </w:r>
      <w:r>
        <w:t>. The</w:t>
      </w:r>
      <w:r w:rsidR="00F67C3E" w:rsidRPr="00F67C3E">
        <w:t xml:space="preserve"> value </w:t>
      </w:r>
      <w:r>
        <w:t xml:space="preserve">is </w:t>
      </w:r>
      <w:r w:rsidR="00F67C3E" w:rsidRPr="00F67C3E">
        <w:t>calculate</w:t>
      </w:r>
      <w:r>
        <w:t>d</w:t>
      </w:r>
      <w:r w:rsidR="00F67C3E" w:rsidRPr="00F67C3E">
        <w:t xml:space="preserve"> using the formula “Aggregation.Mean.80” that receive</w:t>
      </w:r>
      <w:r>
        <w:t>s</w:t>
      </w:r>
      <w:r w:rsidR="00F67C3E" w:rsidRPr="00F67C3E">
        <w:t xml:space="preserve"> in input:</w:t>
      </w:r>
    </w:p>
    <w:p w14:paraId="2E0E48A6" w14:textId="36AC652D" w:rsidR="00F67C3E" w:rsidRDefault="00F67C3E" w:rsidP="00235ACC">
      <w:pPr>
        <w:ind w:firstLine="720"/>
      </w:pPr>
      <w:r>
        <w:t>An array with values of the property “N” in correspondence of the hourly observation</w:t>
      </w:r>
      <w:r w:rsidR="00113E60">
        <w:t>s</w:t>
      </w:r>
      <w:r>
        <w:t xml:space="preserve"> 00, 03, 06, 09, 12, 15, 18, 21 of </w:t>
      </w:r>
      <w:r w:rsidR="00113E60">
        <w:t xml:space="preserve">the </w:t>
      </w:r>
      <w:r>
        <w:t>day in elaboration</w:t>
      </w:r>
    </w:p>
    <w:p w14:paraId="7505DAF3" w14:textId="6219B7D6" w:rsidR="00F67C3E" w:rsidRDefault="00F67C3E" w:rsidP="00235ACC">
      <w:pPr>
        <w:ind w:firstLine="720"/>
      </w:pPr>
      <w:r>
        <w:t xml:space="preserve">At the same </w:t>
      </w:r>
      <w:r w:rsidR="00113E60">
        <w:t>time</w:t>
      </w:r>
      <w:r>
        <w:t xml:space="preserve"> the method receive</w:t>
      </w:r>
      <w:r w:rsidR="00113E60">
        <w:t>s</w:t>
      </w:r>
      <w:r>
        <w:t xml:space="preserve"> in input</w:t>
      </w:r>
      <w:r w:rsidR="00113E60">
        <w:t xml:space="preserve"> the</w:t>
      </w:r>
      <w:r>
        <w:t xml:space="preserve"> </w:t>
      </w:r>
      <w:r w:rsidR="00235ACC">
        <w:t>number of expected values for the mean calculation (in th</w:t>
      </w:r>
      <w:r w:rsidR="00113E60">
        <w:t>is</w:t>
      </w:r>
      <w:r w:rsidR="00235ACC">
        <w:t xml:space="preserve"> case Exp</w:t>
      </w:r>
      <w:r w:rsidR="00113E60">
        <w:t>e</w:t>
      </w:r>
      <w:r w:rsidR="00235ACC">
        <w:t>cted.Values = 9)</w:t>
      </w:r>
    </w:p>
    <w:p w14:paraId="7CAD8386" w14:textId="77777777" w:rsidR="00F67C3E" w:rsidRPr="00F67C3E" w:rsidRDefault="00F67C3E">
      <w:pPr>
        <w:pStyle w:val="Paragrafoelenco"/>
        <w:numPr>
          <w:ilvl w:val="0"/>
          <w:numId w:val="39"/>
        </w:numPr>
      </w:pPr>
      <w:r w:rsidRPr="00F67C3E">
        <w:t>&lt;Property&gt;</w:t>
      </w:r>
    </w:p>
    <w:p w14:paraId="279BB793" w14:textId="77777777" w:rsidR="00F67C3E" w:rsidRPr="00F67C3E" w:rsidRDefault="00F67C3E" w:rsidP="00F67C3E">
      <w:pPr>
        <w:ind w:left="360"/>
        <w:rPr>
          <w:sz w:val="18"/>
          <w:szCs w:val="18"/>
        </w:rPr>
      </w:pPr>
      <w:r w:rsidRPr="00F67C3E">
        <w:rPr>
          <w:sz w:val="18"/>
          <w:szCs w:val="18"/>
        </w:rPr>
        <w:tab/>
      </w:r>
      <w:r w:rsidRPr="00F67C3E">
        <w:rPr>
          <w:sz w:val="18"/>
          <w:szCs w:val="18"/>
        </w:rPr>
        <w:tab/>
        <w:t>&lt;Name&gt;RH06&lt;/Name&gt;</w:t>
      </w:r>
    </w:p>
    <w:p w14:paraId="1BDE3AAD" w14:textId="77777777" w:rsidR="00F67C3E" w:rsidRPr="00F67C3E" w:rsidRDefault="00F67C3E" w:rsidP="00F67C3E">
      <w:pPr>
        <w:ind w:left="360"/>
        <w:rPr>
          <w:sz w:val="18"/>
          <w:szCs w:val="18"/>
        </w:rPr>
      </w:pPr>
      <w:r w:rsidRPr="00F67C3E">
        <w:rPr>
          <w:sz w:val="18"/>
          <w:szCs w:val="18"/>
        </w:rPr>
        <w:tab/>
      </w:r>
      <w:r w:rsidRPr="00F67C3E">
        <w:rPr>
          <w:sz w:val="18"/>
          <w:szCs w:val="18"/>
        </w:rPr>
        <w:tab/>
        <w:t>&lt;FormulaValue Type="Fixed" Time="06" Day="0" ReferenceProperty="RH" /&gt;</w:t>
      </w:r>
    </w:p>
    <w:p w14:paraId="377DC222" w14:textId="77777777" w:rsidR="00F67C3E" w:rsidRPr="00F67C3E" w:rsidRDefault="00F67C3E" w:rsidP="00F67C3E">
      <w:pPr>
        <w:ind w:left="360"/>
        <w:rPr>
          <w:sz w:val="18"/>
          <w:szCs w:val="18"/>
        </w:rPr>
      </w:pPr>
      <w:r w:rsidRPr="00F67C3E">
        <w:rPr>
          <w:sz w:val="18"/>
          <w:szCs w:val="18"/>
        </w:rPr>
        <w:tab/>
      </w:r>
      <w:r w:rsidRPr="00F67C3E">
        <w:rPr>
          <w:sz w:val="18"/>
          <w:szCs w:val="18"/>
        </w:rPr>
        <w:tab/>
        <w:t>&lt;NAFormula&gt;</w:t>
      </w:r>
    </w:p>
    <w:p w14:paraId="6E8D7089" w14:textId="77777777" w:rsidR="00F67C3E" w:rsidRPr="00F67C3E" w:rsidRDefault="00F67C3E" w:rsidP="00F67C3E">
      <w:pPr>
        <w:ind w:left="360"/>
        <w:rPr>
          <w:sz w:val="18"/>
          <w:szCs w:val="18"/>
        </w:rPr>
      </w:pPr>
      <w:r w:rsidRPr="00F67C3E">
        <w:rPr>
          <w:sz w:val="18"/>
          <w:szCs w:val="18"/>
        </w:rPr>
        <w:tab/>
      </w:r>
      <w:r w:rsidRPr="00F67C3E">
        <w:rPr>
          <w:sz w:val="18"/>
          <w:szCs w:val="18"/>
        </w:rPr>
        <w:tab/>
      </w:r>
      <w:r w:rsidRPr="00F67C3E">
        <w:rPr>
          <w:sz w:val="18"/>
          <w:szCs w:val="18"/>
        </w:rPr>
        <w:tab/>
        <w:t>&lt;FormulaValue Type="Fixed" Time="06" Day="0" ReferenceProperty="D_RH" /&gt;</w:t>
      </w:r>
    </w:p>
    <w:p w14:paraId="43231DF9" w14:textId="77777777" w:rsidR="00F67C3E" w:rsidRPr="00F67C3E" w:rsidRDefault="00F67C3E" w:rsidP="00F67C3E">
      <w:pPr>
        <w:ind w:left="360"/>
        <w:rPr>
          <w:sz w:val="18"/>
          <w:szCs w:val="18"/>
        </w:rPr>
      </w:pPr>
      <w:r w:rsidRPr="00F67C3E">
        <w:rPr>
          <w:sz w:val="18"/>
          <w:szCs w:val="18"/>
        </w:rPr>
        <w:tab/>
      </w:r>
      <w:r w:rsidRPr="00F67C3E">
        <w:rPr>
          <w:sz w:val="18"/>
          <w:szCs w:val="18"/>
        </w:rPr>
        <w:tab/>
        <w:t>&lt;/NAFormula&gt;</w:t>
      </w:r>
      <w:r w:rsidRPr="00F67C3E">
        <w:rPr>
          <w:sz w:val="18"/>
          <w:szCs w:val="18"/>
        </w:rPr>
        <w:tab/>
      </w:r>
      <w:r w:rsidRPr="00F67C3E">
        <w:rPr>
          <w:sz w:val="18"/>
          <w:szCs w:val="18"/>
        </w:rPr>
        <w:tab/>
      </w:r>
    </w:p>
    <w:p w14:paraId="3541AA02" w14:textId="77777777" w:rsidR="00F67C3E" w:rsidRDefault="00F67C3E" w:rsidP="00F67C3E">
      <w:pPr>
        <w:ind w:left="360"/>
        <w:rPr>
          <w:sz w:val="18"/>
          <w:szCs w:val="18"/>
        </w:rPr>
      </w:pPr>
      <w:r w:rsidRPr="00F67C3E">
        <w:rPr>
          <w:sz w:val="18"/>
          <w:szCs w:val="18"/>
        </w:rPr>
        <w:t xml:space="preserve">   &lt;/Property&gt;</w:t>
      </w:r>
    </w:p>
    <w:p w14:paraId="3323CC52" w14:textId="068143AC" w:rsidR="00CE7BA7" w:rsidRDefault="00CE7BA7" w:rsidP="00CE7BA7">
      <w:r w:rsidRPr="00F67C3E">
        <w:t>the “Aggregation” module create</w:t>
      </w:r>
      <w:r w:rsidR="00113E60">
        <w:t>s</w:t>
      </w:r>
      <w:r w:rsidRPr="00F67C3E">
        <w:t xml:space="preserve"> a property with name “</w:t>
      </w:r>
      <w:r>
        <w:t>RH06</w:t>
      </w:r>
      <w:r w:rsidRPr="00F67C3E">
        <w:t>”</w:t>
      </w:r>
      <w:r w:rsidR="00113E60">
        <w:t xml:space="preserve">. Its </w:t>
      </w:r>
      <w:r>
        <w:t xml:space="preserve">value </w:t>
      </w:r>
      <w:r w:rsidR="00113E60">
        <w:t xml:space="preserve">is </w:t>
      </w:r>
      <w:r>
        <w:t>retrieve</w:t>
      </w:r>
      <w:r w:rsidR="00113E60">
        <w:t>d</w:t>
      </w:r>
      <w:r>
        <w:t xml:space="preserve"> from the property RH at time 06 of </w:t>
      </w:r>
      <w:r w:rsidR="00113E60">
        <w:t xml:space="preserve">the </w:t>
      </w:r>
      <w:r>
        <w:t>day in elaboration. If the returned value is NA, the application tr</w:t>
      </w:r>
      <w:r w:rsidR="00113E60">
        <w:t>ies</w:t>
      </w:r>
      <w:r>
        <w:t xml:space="preserve"> to retrieve the value of the property from the property D_RH at time 06 of </w:t>
      </w:r>
      <w:r w:rsidR="00113E60">
        <w:t xml:space="preserve">the </w:t>
      </w:r>
      <w:r>
        <w:t>day in elaboration (NAFormula).</w:t>
      </w:r>
    </w:p>
    <w:p w14:paraId="7F62251A" w14:textId="33D72D65" w:rsidR="00CE7BA7" w:rsidRDefault="00113E60" w:rsidP="00CE7BA7">
      <w:r>
        <w:t>Within</w:t>
      </w:r>
      <w:r w:rsidR="00D320F3">
        <w:t xml:space="preserve"> each </w:t>
      </w:r>
      <w:r w:rsidR="00D320F3" w:rsidRPr="00D320F3">
        <w:rPr>
          <w:b/>
        </w:rPr>
        <w:t>Property</w:t>
      </w:r>
      <w:r w:rsidR="00D320F3">
        <w:t xml:space="preserve"> tag it</w:t>
      </w:r>
      <w:r>
        <w:t xml:space="preserve"> i</w:t>
      </w:r>
      <w:r w:rsidR="00D320F3">
        <w:t xml:space="preserve">s possible to define </w:t>
      </w:r>
      <w:r>
        <w:t xml:space="preserve">an </w:t>
      </w:r>
      <w:r w:rsidR="00D320F3">
        <w:t>interpolation configuration, using the following structure:</w:t>
      </w:r>
    </w:p>
    <w:p w14:paraId="733642F0" w14:textId="77777777" w:rsidR="00D320F3" w:rsidRPr="00D320F3" w:rsidRDefault="00D320F3" w:rsidP="00D320F3">
      <w:pPr>
        <w:ind w:left="360"/>
        <w:rPr>
          <w:sz w:val="18"/>
          <w:szCs w:val="18"/>
        </w:rPr>
      </w:pPr>
      <w:r w:rsidRPr="00D320F3">
        <w:rPr>
          <w:sz w:val="18"/>
          <w:szCs w:val="18"/>
        </w:rPr>
        <w:tab/>
      </w:r>
      <w:r w:rsidRPr="00D320F3">
        <w:rPr>
          <w:sz w:val="18"/>
          <w:szCs w:val="18"/>
        </w:rPr>
        <w:tab/>
        <w:t>&lt;Interpolation&gt;</w:t>
      </w:r>
    </w:p>
    <w:p w14:paraId="03B2F1FE" w14:textId="77777777" w:rsidR="00D320F3" w:rsidRP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&lt;ReferenceProperty&gt;N&lt;/ReferenceProperty&gt;</w:t>
      </w:r>
    </w:p>
    <w:p w14:paraId="02FA5A0B" w14:textId="77777777" w:rsidR="00D320F3" w:rsidRP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&lt;Start Time="00" Day="00" /&gt;</w:t>
      </w:r>
    </w:p>
    <w:p w14:paraId="595D1762" w14:textId="77777777" w:rsidR="00D320F3" w:rsidRDefault="00D320F3" w:rsidP="00D320F3">
      <w:pPr>
        <w:ind w:left="360"/>
        <w:rPr>
          <w:sz w:val="18"/>
          <w:szCs w:val="18"/>
        </w:rPr>
      </w:pPr>
      <w:r w:rsidRPr="00D320F3">
        <w:rPr>
          <w:sz w:val="18"/>
          <w:szCs w:val="18"/>
        </w:rPr>
        <w:tab/>
      </w:r>
      <w:r w:rsidRPr="00D320F3">
        <w:rPr>
          <w:sz w:val="18"/>
          <w:szCs w:val="18"/>
        </w:rPr>
        <w:tab/>
      </w:r>
      <w:r w:rsidRPr="00D320F3">
        <w:rPr>
          <w:sz w:val="18"/>
          <w:szCs w:val="18"/>
        </w:rPr>
        <w:tab/>
        <w:t>&lt;End Time="06" Day="01" /&gt;</w:t>
      </w:r>
    </w:p>
    <w:p w14:paraId="6356FE11" w14:textId="77777777" w:rsidR="008D59B8" w:rsidRPr="00D320F3" w:rsidRDefault="008D59B8" w:rsidP="008D59B8">
      <w:pPr>
        <w:ind w:left="1800" w:firstLine="360"/>
        <w:rPr>
          <w:sz w:val="18"/>
          <w:szCs w:val="18"/>
        </w:rPr>
      </w:pPr>
      <w:r w:rsidRPr="008D59B8">
        <w:rPr>
          <w:sz w:val="18"/>
          <w:szCs w:val="18"/>
        </w:rPr>
        <w:t>&lt;AllowNegative&gt;YES&lt;/AllowNegative&gt;</w:t>
      </w:r>
    </w:p>
    <w:p w14:paraId="1B5DBF80" w14:textId="77777777" w:rsidR="00D320F3" w:rsidRDefault="00D320F3" w:rsidP="00D320F3">
      <w:pPr>
        <w:ind w:left="360"/>
        <w:rPr>
          <w:sz w:val="18"/>
          <w:szCs w:val="18"/>
        </w:rPr>
      </w:pPr>
      <w:r w:rsidRPr="00D320F3">
        <w:rPr>
          <w:sz w:val="18"/>
          <w:szCs w:val="18"/>
        </w:rPr>
        <w:tab/>
      </w:r>
      <w:r w:rsidRPr="00D320F3">
        <w:rPr>
          <w:sz w:val="18"/>
          <w:szCs w:val="18"/>
        </w:rPr>
        <w:tab/>
        <w:t>&lt;/Interpolation&gt;</w:t>
      </w:r>
    </w:p>
    <w:p w14:paraId="7688457F" w14:textId="77777777" w:rsidR="00D320F3" w:rsidRDefault="00D320F3" w:rsidP="00D320F3">
      <w:pPr>
        <w:rPr>
          <w:sz w:val="18"/>
          <w:szCs w:val="18"/>
        </w:rPr>
      </w:pPr>
      <w:r>
        <w:rPr>
          <w:sz w:val="18"/>
          <w:szCs w:val="18"/>
        </w:rPr>
        <w:t>, where:</w:t>
      </w:r>
    </w:p>
    <w:p w14:paraId="64DF1B96" w14:textId="2CB17F94" w:rsidR="00D320F3" w:rsidRDefault="00D320F3">
      <w:pPr>
        <w:pStyle w:val="Paragrafoelenco"/>
      </w:pPr>
      <w:r>
        <w:t xml:space="preserve">The </w:t>
      </w:r>
      <w:r w:rsidRPr="00D320F3">
        <w:rPr>
          <w:b/>
        </w:rPr>
        <w:t>ReferenceProperty</w:t>
      </w:r>
      <w:r>
        <w:t xml:space="preserve"> represent</w:t>
      </w:r>
      <w:r w:rsidR="00113E60">
        <w:t>s</w:t>
      </w:r>
      <w:r>
        <w:t xml:space="preserve"> the name of the property to be interpolated (property </w:t>
      </w:r>
      <w:r w:rsidR="00113E60">
        <w:t xml:space="preserve">available </w:t>
      </w:r>
      <w:r>
        <w:t>in</w:t>
      </w:r>
      <w:r w:rsidR="00113E60">
        <w:t xml:space="preserve"> the</w:t>
      </w:r>
      <w:r>
        <w:t xml:space="preserve"> WeakCheks files) </w:t>
      </w:r>
    </w:p>
    <w:p w14:paraId="5E322C79" w14:textId="5DB3C405" w:rsidR="00D320F3" w:rsidRDefault="00D320F3">
      <w:pPr>
        <w:pStyle w:val="Paragrafoelenco"/>
      </w:pPr>
      <w:r>
        <w:t>The START tag contains two attributes: Time =</w:t>
      </w:r>
      <w:r w:rsidR="00113E60">
        <w:t xml:space="preserve"> </w:t>
      </w:r>
      <w:r>
        <w:t>the hour, Day = relative value for the day (00 = current day, -01 = previous day, 01 = next day). The tag specif</w:t>
      </w:r>
      <w:r w:rsidR="00113E60">
        <w:t>ies</w:t>
      </w:r>
      <w:r>
        <w:t xml:space="preserve"> the start of the interval t</w:t>
      </w:r>
      <w:r w:rsidR="00113E60">
        <w:t>o</w:t>
      </w:r>
      <w:r>
        <w:t xml:space="preserve"> be interpolate</w:t>
      </w:r>
      <w:r w:rsidR="00113E60">
        <w:t>d</w:t>
      </w:r>
      <w:r>
        <w:t xml:space="preserve"> for </w:t>
      </w:r>
      <w:r w:rsidR="00113E60">
        <w:t xml:space="preserve">the </w:t>
      </w:r>
      <w:r>
        <w:t>Reference Property</w:t>
      </w:r>
    </w:p>
    <w:p w14:paraId="45E0F5C6" w14:textId="43BCA5B4" w:rsidR="00D320F3" w:rsidRDefault="00D320F3">
      <w:pPr>
        <w:pStyle w:val="Paragrafoelenco"/>
      </w:pPr>
      <w:r>
        <w:t xml:space="preserve">The END tag contains two attributes: Time = the hour, Day = </w:t>
      </w:r>
      <w:r w:rsidR="00113E60">
        <w:t>the</w:t>
      </w:r>
      <w:r>
        <w:t xml:space="preserve"> relative value for the day (00 = current day, -01 = previous day, 01 = next day). The tag specif</w:t>
      </w:r>
      <w:r w:rsidR="00113E60">
        <w:t>ies</w:t>
      </w:r>
      <w:r>
        <w:t xml:space="preserve"> the end of the interval </w:t>
      </w:r>
      <w:r w:rsidR="00113E60">
        <w:t>to</w:t>
      </w:r>
      <w:r>
        <w:t xml:space="preserve"> be interpolate</w:t>
      </w:r>
      <w:r w:rsidR="00113E60">
        <w:t>d</w:t>
      </w:r>
      <w:r>
        <w:t xml:space="preserve"> for </w:t>
      </w:r>
      <w:r w:rsidR="00113E60">
        <w:t xml:space="preserve">the </w:t>
      </w:r>
      <w:r>
        <w:t>Reference Property</w:t>
      </w:r>
    </w:p>
    <w:p w14:paraId="62418245" w14:textId="108B36F4" w:rsidR="008D59B8" w:rsidRPr="00D320F3" w:rsidRDefault="008D59B8">
      <w:pPr>
        <w:pStyle w:val="Paragrafoelenco"/>
      </w:pPr>
      <w:r>
        <w:t xml:space="preserve">The </w:t>
      </w:r>
      <w:r w:rsidRPr="008D59B8">
        <w:rPr>
          <w:b/>
        </w:rPr>
        <w:t>AllowNegative</w:t>
      </w:r>
      <w:r>
        <w:t xml:space="preserve"> tag allow</w:t>
      </w:r>
      <w:r w:rsidR="00113E60">
        <w:t>s to</w:t>
      </w:r>
      <w:r>
        <w:t xml:space="preserve"> specifying when the negative interpolated values are accepted. If the tag is missing</w:t>
      </w:r>
      <w:r w:rsidR="00113E60">
        <w:t>,</w:t>
      </w:r>
      <w:r>
        <w:t xml:space="preserve"> </w:t>
      </w:r>
      <w:r w:rsidR="00113E60">
        <w:t>its</w:t>
      </w:r>
      <w:r>
        <w:t xml:space="preserve"> value is equ</w:t>
      </w:r>
      <w:r w:rsidR="00113E60">
        <w:t>al</w:t>
      </w:r>
      <w:r>
        <w:t xml:space="preserve"> to FALSE (</w:t>
      </w:r>
      <w:r w:rsidR="00113E60">
        <w:t xml:space="preserve">i.e. </w:t>
      </w:r>
      <w:r>
        <w:t xml:space="preserve"> the negative interpolated values </w:t>
      </w:r>
      <w:r w:rsidR="00113E60">
        <w:t xml:space="preserve">are </w:t>
      </w:r>
      <w:r>
        <w:t>no</w:t>
      </w:r>
      <w:r w:rsidR="00113E60">
        <w:t>t</w:t>
      </w:r>
      <w:r>
        <w:t xml:space="preserve"> accepted</w:t>
      </w:r>
      <w:r w:rsidR="00113E60">
        <w:t xml:space="preserve">)and </w:t>
      </w:r>
      <w:r>
        <w:t xml:space="preserve">the negative values </w:t>
      </w:r>
      <w:r w:rsidR="00113E60">
        <w:t xml:space="preserve">are </w:t>
      </w:r>
      <w:r>
        <w:t>reset to 0.</w:t>
      </w:r>
    </w:p>
    <w:p w14:paraId="062F8D00" w14:textId="77777777" w:rsidR="00D320F3" w:rsidRDefault="00D320F3" w:rsidP="00D320F3"/>
    <w:p w14:paraId="6940FD1C" w14:textId="13C674D7" w:rsidR="00A76FD3" w:rsidRDefault="00A76FD3" w:rsidP="00D320F3">
      <w:r>
        <w:t xml:space="preserve">The Aggregation.XML </w:t>
      </w:r>
      <w:r w:rsidR="006240AA">
        <w:t xml:space="preserve">changes according to the </w:t>
      </w:r>
      <w:r>
        <w:t>ROI</w:t>
      </w:r>
      <w:r w:rsidR="006240AA">
        <w:t>. At the moment,</w:t>
      </w:r>
      <w:r>
        <w:t xml:space="preserve"> there are </w:t>
      </w:r>
      <w:r w:rsidR="006240AA">
        <w:t>two</w:t>
      </w:r>
      <w:r>
        <w:t xml:space="preserve"> version</w:t>
      </w:r>
      <w:r w:rsidR="006240AA">
        <w:t>s, one</w:t>
      </w:r>
      <w:r>
        <w:t xml:space="preserve"> for Europe and </w:t>
      </w:r>
      <w:r w:rsidR="006240AA">
        <w:t xml:space="preserve">one </w:t>
      </w:r>
      <w:r>
        <w:t>for C</w:t>
      </w:r>
      <w:r w:rsidR="006240AA">
        <w:t>hina</w:t>
      </w:r>
      <w:r>
        <w:t>.</w:t>
      </w:r>
    </w:p>
    <w:p w14:paraId="7D3AF947" w14:textId="77777777" w:rsidR="00A76FD3" w:rsidRDefault="00A76FD3" w:rsidP="00A76FD3">
      <w:pPr>
        <w:pStyle w:val="Titolo4"/>
        <w:rPr>
          <w:rFonts w:ascii="Verdana" w:hAnsi="Verdana"/>
          <w:b/>
        </w:rPr>
      </w:pPr>
      <w:r w:rsidRPr="00A76FD3">
        <w:rPr>
          <w:rFonts w:ascii="Verdana" w:hAnsi="Verdana"/>
          <w:b/>
        </w:rPr>
        <w:t>3.3.1.1 Aggregated properties for ROI EUROPE</w:t>
      </w:r>
    </w:p>
    <w:p w14:paraId="5A7A1E64" w14:textId="77777777" w:rsidR="00A76FD3" w:rsidRPr="00A76FD3" w:rsidRDefault="00A76FD3" w:rsidP="00A76FD3"/>
    <w:p w14:paraId="19ECB713" w14:textId="6F1266F0" w:rsidR="00DC7D24" w:rsidRPr="00F63B3F" w:rsidRDefault="006240AA" w:rsidP="00F918BD">
      <w:pPr>
        <w:rPr>
          <w:rFonts w:cs="Arial"/>
          <w:szCs w:val="20"/>
        </w:rPr>
      </w:pPr>
      <w:r>
        <w:rPr>
          <w:rFonts w:cs="Arial"/>
          <w:szCs w:val="20"/>
        </w:rPr>
        <w:t>P</w:t>
      </w:r>
      <w:r w:rsidR="00027CD7" w:rsidRPr="00F63B3F">
        <w:rPr>
          <w:rFonts w:cs="Arial"/>
          <w:szCs w:val="20"/>
        </w:rPr>
        <w:t>ropert</w:t>
      </w:r>
      <w:r w:rsidR="004379A9" w:rsidRPr="00F63B3F">
        <w:rPr>
          <w:rFonts w:cs="Arial"/>
          <w:szCs w:val="20"/>
        </w:rPr>
        <w:t>ies</w:t>
      </w:r>
      <w:r w:rsidR="00027CD7" w:rsidRPr="00F63B3F">
        <w:rPr>
          <w:rFonts w:cs="Arial"/>
          <w:szCs w:val="20"/>
        </w:rPr>
        <w:t xml:space="preserve"> </w:t>
      </w:r>
      <w:r>
        <w:rPr>
          <w:rFonts w:cs="Arial"/>
          <w:szCs w:val="20"/>
        </w:rPr>
        <w:t>produced by the</w:t>
      </w:r>
      <w:r w:rsidR="00027CD7" w:rsidRPr="00F63B3F">
        <w:rPr>
          <w:rFonts w:cs="Arial"/>
          <w:szCs w:val="20"/>
        </w:rPr>
        <w:t xml:space="preserve"> Aggregation </w:t>
      </w:r>
      <w:r w:rsidR="00A61F6D" w:rsidRPr="00F63B3F">
        <w:rPr>
          <w:rFonts w:cs="Arial"/>
          <w:szCs w:val="20"/>
        </w:rPr>
        <w:t>step</w:t>
      </w:r>
      <w:r w:rsidR="00027CD7" w:rsidRPr="00F63B3F">
        <w:rPr>
          <w:rFonts w:cs="Arial"/>
          <w:szCs w:val="20"/>
        </w:rPr>
        <w:t xml:space="preserve"> </w:t>
      </w:r>
      <w:r w:rsidR="008969BF">
        <w:rPr>
          <w:rFonts w:cs="Arial"/>
          <w:szCs w:val="20"/>
        </w:rPr>
        <w:t xml:space="preserve">for the ROI – Europe </w:t>
      </w:r>
      <w:r w:rsidR="00027CD7" w:rsidRPr="00F63B3F">
        <w:rPr>
          <w:rFonts w:cs="Arial"/>
          <w:szCs w:val="20"/>
        </w:rPr>
        <w:t xml:space="preserve">are </w:t>
      </w:r>
      <w:r w:rsidR="005B2E6B" w:rsidRPr="00F63B3F">
        <w:rPr>
          <w:rFonts w:cs="Arial"/>
          <w:szCs w:val="20"/>
        </w:rPr>
        <w:t>show</w:t>
      </w:r>
      <w:r>
        <w:rPr>
          <w:rFonts w:cs="Arial"/>
          <w:szCs w:val="20"/>
        </w:rPr>
        <w:t>n</w:t>
      </w:r>
      <w:r w:rsidR="00027CD7" w:rsidRPr="00F63B3F">
        <w:rPr>
          <w:rFonts w:cs="Arial"/>
          <w:szCs w:val="20"/>
        </w:rPr>
        <w:t xml:space="preserve"> in the table below:</w:t>
      </w:r>
    </w:p>
    <w:tbl>
      <w:tblPr>
        <w:tblStyle w:val="Grigliatab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68"/>
        <w:gridCol w:w="1379"/>
        <w:gridCol w:w="2854"/>
        <w:gridCol w:w="2437"/>
      </w:tblGrid>
      <w:tr w:rsidR="00027CD7" w:rsidRPr="00985161" w14:paraId="4CC5F72D" w14:textId="77777777" w:rsidTr="00C86866">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9381817" w14:textId="77777777" w:rsidR="00027CD7" w:rsidRPr="00985161" w:rsidRDefault="00027CD7" w:rsidP="00027CD7">
            <w:pPr>
              <w:rPr>
                <w:rFonts w:cs="Arial"/>
                <w:color w:val="auto"/>
                <w:szCs w:val="20"/>
              </w:rPr>
            </w:pPr>
            <w:r w:rsidRPr="00985161">
              <w:rPr>
                <w:rFonts w:cs="Arial"/>
                <w:color w:val="auto"/>
                <w:szCs w:val="20"/>
              </w:rPr>
              <w:lastRenderedPageBreak/>
              <w:t>Property description</w:t>
            </w:r>
          </w:p>
        </w:tc>
        <w:tc>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800E911"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05FA32A8"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A7605B6" w14:textId="77777777" w:rsidR="00027CD7" w:rsidRPr="00985161" w:rsidRDefault="00027CD7" w:rsidP="00027CD7">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027CD7" w:rsidRPr="00985161" w14:paraId="423DA50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1A84DF1" w14:textId="77777777" w:rsidR="00027CD7" w:rsidRPr="00985161" w:rsidRDefault="00027CD7" w:rsidP="00027CD7">
            <w:pPr>
              <w:rPr>
                <w:rFonts w:cs="Arial"/>
                <w:szCs w:val="20"/>
              </w:rPr>
            </w:pPr>
            <w:r w:rsidRPr="00985161">
              <w:rPr>
                <w:rFonts w:cs="Arial"/>
                <w:szCs w:val="20"/>
              </w:rPr>
              <w:t>Station number</w:t>
            </w:r>
          </w:p>
        </w:tc>
        <w:tc>
          <w:tcPr>
            <w:tcW w:w="1379" w:type="dxa"/>
            <w:shd w:val="clear" w:color="auto" w:fill="auto"/>
          </w:tcPr>
          <w:p w14:paraId="10C2F32A"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1F75938"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29266D59"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p>
        </w:tc>
      </w:tr>
      <w:tr w:rsidR="00027CD7" w:rsidRPr="00985161" w14:paraId="27A989D6" w14:textId="77777777" w:rsidTr="00985161">
        <w:trPr>
          <w:trHeight w:val="712"/>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1F1ECFE" w14:textId="77777777" w:rsidR="00027CD7" w:rsidRPr="00985161" w:rsidRDefault="00027CD7" w:rsidP="00027CD7">
            <w:pPr>
              <w:rPr>
                <w:rFonts w:cs="Arial"/>
                <w:szCs w:val="20"/>
              </w:rPr>
            </w:pPr>
            <w:r w:rsidRPr="00985161">
              <w:rPr>
                <w:rFonts w:cs="Arial"/>
                <w:szCs w:val="20"/>
              </w:rPr>
              <w:t>Day Time</w:t>
            </w:r>
          </w:p>
        </w:tc>
        <w:tc>
          <w:tcPr>
            <w:tcW w:w="1379" w:type="dxa"/>
            <w:shd w:val="clear" w:color="auto" w:fill="auto"/>
          </w:tcPr>
          <w:p w14:paraId="491D9D1F" w14:textId="77777777" w:rsidR="00027CD7" w:rsidRPr="00985161" w:rsidRDefault="00027CD7" w:rsidP="003D70F4">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w:t>
            </w:r>
            <w:r w:rsidR="003D70F4" w:rsidRPr="00985161">
              <w:rPr>
                <w:rFonts w:cs="Arial"/>
                <w:szCs w:val="20"/>
              </w:rPr>
              <w:t>Time</w:t>
            </w:r>
          </w:p>
        </w:tc>
        <w:tc>
          <w:tcPr>
            <w:tcW w:w="2854" w:type="dxa"/>
            <w:shd w:val="clear" w:color="auto" w:fill="auto"/>
          </w:tcPr>
          <w:p w14:paraId="102187BB"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w:t>
            </w:r>
          </w:p>
        </w:tc>
        <w:tc>
          <w:tcPr>
            <w:tcW w:w="2437" w:type="dxa"/>
            <w:shd w:val="clear" w:color="auto" w:fill="auto"/>
          </w:tcPr>
          <w:p w14:paraId="7160BFC3"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p>
        </w:tc>
      </w:tr>
      <w:tr w:rsidR="00027CD7" w:rsidRPr="00985161" w14:paraId="4561FCE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E19A318" w14:textId="77777777" w:rsidR="00027CD7" w:rsidRPr="00985161" w:rsidRDefault="00611F04" w:rsidP="00027CD7">
            <w:pPr>
              <w:rPr>
                <w:rFonts w:cs="Arial"/>
                <w:szCs w:val="20"/>
              </w:rPr>
            </w:pPr>
            <w:r w:rsidRPr="00985161">
              <w:rPr>
                <w:rFonts w:cs="Arial"/>
                <w:szCs w:val="20"/>
              </w:rPr>
              <w:t>Total cloud cover</w:t>
            </w:r>
          </w:p>
        </w:tc>
        <w:tc>
          <w:tcPr>
            <w:tcW w:w="1379" w:type="dxa"/>
            <w:shd w:val="clear" w:color="auto" w:fill="auto"/>
          </w:tcPr>
          <w:p w14:paraId="2892AD15"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1E06BE8C" w14:textId="77777777" w:rsidR="00027CD7" w:rsidRPr="00985161" w:rsidRDefault="000B3815"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next day</w:t>
            </w:r>
          </w:p>
        </w:tc>
        <w:tc>
          <w:tcPr>
            <w:tcW w:w="2437" w:type="dxa"/>
            <w:shd w:val="clear" w:color="auto" w:fill="auto"/>
          </w:tcPr>
          <w:p w14:paraId="03C8B204"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611F04" w:rsidRPr="00985161" w14:paraId="6E1D3FEE"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B30CFC9" w14:textId="77777777" w:rsidR="00611F04" w:rsidRPr="00985161" w:rsidRDefault="00611F04" w:rsidP="00027CD7">
            <w:pPr>
              <w:rPr>
                <w:rFonts w:cs="Arial"/>
                <w:szCs w:val="20"/>
              </w:rPr>
            </w:pPr>
            <w:r w:rsidRPr="00985161">
              <w:rPr>
                <w:rFonts w:cs="Arial"/>
                <w:szCs w:val="20"/>
              </w:rPr>
              <w:t>Low cloud cover</w:t>
            </w:r>
          </w:p>
        </w:tc>
        <w:tc>
          <w:tcPr>
            <w:tcW w:w="1379" w:type="dxa"/>
            <w:shd w:val="clear" w:color="auto" w:fill="auto"/>
          </w:tcPr>
          <w:p w14:paraId="7AA03AFE" w14:textId="77777777" w:rsidR="00611F04" w:rsidRPr="00985161" w:rsidRDefault="00A7163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70040E78" w14:textId="77777777" w:rsidR="00611F04" w:rsidRPr="00985161" w:rsidRDefault="000B3815" w:rsidP="000B3815">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Daytime mean using observation from </w:t>
            </w:r>
            <w:r w:rsidRPr="000B3815">
              <w:rPr>
                <w:rFonts w:cs="Arial"/>
                <w:szCs w:val="20"/>
              </w:rPr>
              <w:t>06, 09, 12, 15, 18 UTC</w:t>
            </w:r>
          </w:p>
        </w:tc>
        <w:tc>
          <w:tcPr>
            <w:tcW w:w="2437" w:type="dxa"/>
            <w:shd w:val="clear" w:color="auto" w:fill="auto"/>
          </w:tcPr>
          <w:p w14:paraId="66ABF685" w14:textId="77777777" w:rsidR="00611F04" w:rsidRPr="00985161" w:rsidRDefault="00611F04"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F0089F" w:rsidRPr="00985161" w14:paraId="0BD69A27"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32A71B6" w14:textId="77777777" w:rsidR="00F0089F" w:rsidRPr="00985161" w:rsidRDefault="00F0089F" w:rsidP="00027CD7">
            <w:pPr>
              <w:rPr>
                <w:rFonts w:cs="Arial"/>
                <w:szCs w:val="20"/>
              </w:rPr>
            </w:pPr>
            <w:r w:rsidRPr="00985161">
              <w:rPr>
                <w:rFonts w:cs="Arial"/>
                <w:szCs w:val="20"/>
              </w:rPr>
              <w:t>Cloud cover daytime mean</w:t>
            </w:r>
          </w:p>
        </w:tc>
        <w:tc>
          <w:tcPr>
            <w:tcW w:w="1379" w:type="dxa"/>
            <w:shd w:val="clear" w:color="auto" w:fill="auto"/>
          </w:tcPr>
          <w:p w14:paraId="3E5954D2" w14:textId="77777777" w:rsidR="00F0089F" w:rsidRPr="00985161" w:rsidRDefault="00F0089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NDT</w:t>
            </w:r>
          </w:p>
        </w:tc>
        <w:tc>
          <w:tcPr>
            <w:tcW w:w="2854" w:type="dxa"/>
            <w:shd w:val="clear" w:color="auto" w:fill="auto"/>
          </w:tcPr>
          <w:p w14:paraId="0417BFF4" w14:textId="77777777" w:rsidR="00F0089F" w:rsidRPr="00985161" w:rsidRDefault="000B3815" w:rsidP="000B3815">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Daytime mean using observation from</w:t>
            </w:r>
            <w:r w:rsidRPr="000B3815">
              <w:rPr>
                <w:rFonts w:cs="Arial"/>
                <w:szCs w:val="20"/>
              </w:rPr>
              <w:t xml:space="preserve"> 06, 09, 12, 15, 18 UTC</w:t>
            </w:r>
          </w:p>
        </w:tc>
        <w:tc>
          <w:tcPr>
            <w:tcW w:w="2437" w:type="dxa"/>
            <w:shd w:val="clear" w:color="auto" w:fill="auto"/>
          </w:tcPr>
          <w:p w14:paraId="1E2BA7F1" w14:textId="77777777" w:rsidR="00F0089F" w:rsidRPr="00985161" w:rsidRDefault="00F0089F"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027CD7" w:rsidRPr="00985161" w14:paraId="1A58FBE0"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2E4763A" w14:textId="77777777" w:rsidR="00027CD7" w:rsidRPr="00985161" w:rsidRDefault="00027CD7" w:rsidP="00027CD7">
            <w:pPr>
              <w:rPr>
                <w:rFonts w:cs="Arial"/>
                <w:szCs w:val="20"/>
              </w:rPr>
            </w:pPr>
            <w:r w:rsidRPr="00985161">
              <w:rPr>
                <w:rFonts w:cs="Arial"/>
                <w:szCs w:val="20"/>
              </w:rPr>
              <w:t>Measured Sunshine</w:t>
            </w:r>
          </w:p>
        </w:tc>
        <w:tc>
          <w:tcPr>
            <w:tcW w:w="1379" w:type="dxa"/>
            <w:shd w:val="clear" w:color="auto" w:fill="auto"/>
          </w:tcPr>
          <w:p w14:paraId="5198616A" w14:textId="77777777" w:rsidR="00027CD7" w:rsidRPr="00985161" w:rsidRDefault="00F30308"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w:t>
            </w:r>
            <w:r w:rsidR="00027CD7" w:rsidRPr="00985161">
              <w:rPr>
                <w:rFonts w:cs="Arial"/>
                <w:szCs w:val="20"/>
              </w:rPr>
              <w:t>SUN</w:t>
            </w:r>
          </w:p>
        </w:tc>
        <w:tc>
          <w:tcPr>
            <w:tcW w:w="2854" w:type="dxa"/>
            <w:shd w:val="clear" w:color="auto" w:fill="auto"/>
          </w:tcPr>
          <w:p w14:paraId="5DDE113F" w14:textId="77777777" w:rsidR="00027CD7" w:rsidRPr="00985161" w:rsidRDefault="00CD142E"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B4893C0"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r>
      <w:tr w:rsidR="00027CD7" w:rsidRPr="00985161" w14:paraId="0320932E"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2C39305" w14:textId="77777777" w:rsidR="00027CD7" w:rsidRPr="00985161" w:rsidRDefault="00027CD7" w:rsidP="00027CD7">
            <w:pPr>
              <w:rPr>
                <w:rFonts w:cs="Arial"/>
                <w:szCs w:val="20"/>
              </w:rPr>
            </w:pPr>
            <w:r w:rsidRPr="00985161">
              <w:rPr>
                <w:rFonts w:cs="Arial"/>
                <w:szCs w:val="20"/>
              </w:rPr>
              <w:t>Measured Radiation</w:t>
            </w:r>
          </w:p>
        </w:tc>
        <w:tc>
          <w:tcPr>
            <w:tcW w:w="1379" w:type="dxa"/>
            <w:shd w:val="clear" w:color="auto" w:fill="auto"/>
          </w:tcPr>
          <w:p w14:paraId="03EC0E12" w14:textId="77777777" w:rsidR="00027CD7" w:rsidRPr="00985161" w:rsidRDefault="00F30308"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w:t>
            </w:r>
            <w:r w:rsidR="00027CD7" w:rsidRPr="00985161">
              <w:rPr>
                <w:rFonts w:cs="Arial"/>
                <w:szCs w:val="20"/>
              </w:rPr>
              <w:t>RAD</w:t>
            </w:r>
          </w:p>
        </w:tc>
        <w:tc>
          <w:tcPr>
            <w:tcW w:w="2854" w:type="dxa"/>
            <w:shd w:val="clear" w:color="auto" w:fill="auto"/>
          </w:tcPr>
          <w:p w14:paraId="11E4878F"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7312336"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w:t>
            </w:r>
            <w:r w:rsidR="00257CBD" w:rsidRPr="00985161">
              <w:rPr>
                <w:rFonts w:cs="Arial"/>
                <w:szCs w:val="20"/>
                <w:vertAlign w:val="superscript"/>
              </w:rPr>
              <w:t>2</w:t>
            </w:r>
          </w:p>
        </w:tc>
      </w:tr>
      <w:tr w:rsidR="000431C1" w:rsidRPr="00985161" w14:paraId="5FD29853"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3BB06E8" w14:textId="77777777" w:rsidR="000431C1" w:rsidRPr="00985161" w:rsidRDefault="000431C1" w:rsidP="00027CD7">
            <w:pPr>
              <w:rPr>
                <w:rFonts w:cs="Arial"/>
                <w:szCs w:val="20"/>
              </w:rPr>
            </w:pPr>
            <w:r>
              <w:rPr>
                <w:rFonts w:cs="Arial"/>
                <w:szCs w:val="20"/>
              </w:rPr>
              <w:t>Calculated Radiation</w:t>
            </w:r>
          </w:p>
        </w:tc>
        <w:tc>
          <w:tcPr>
            <w:tcW w:w="1379" w:type="dxa"/>
            <w:shd w:val="clear" w:color="auto" w:fill="auto"/>
          </w:tcPr>
          <w:p w14:paraId="0904B8CB" w14:textId="77777777" w:rsidR="000431C1" w:rsidRPr="0098516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CRAD</w:t>
            </w:r>
          </w:p>
        </w:tc>
        <w:tc>
          <w:tcPr>
            <w:tcW w:w="2854" w:type="dxa"/>
            <w:shd w:val="clear" w:color="auto" w:fill="auto"/>
          </w:tcPr>
          <w:p w14:paraId="15320B4E" w14:textId="77777777" w:rsidR="000431C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BE874B8" w14:textId="77777777" w:rsidR="000431C1" w:rsidRPr="00985161" w:rsidRDefault="000431C1"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MJ/m</w:t>
            </w:r>
            <w:r w:rsidRPr="00985161">
              <w:rPr>
                <w:rFonts w:cs="Arial"/>
                <w:szCs w:val="20"/>
                <w:vertAlign w:val="superscript"/>
              </w:rPr>
              <w:t>2</w:t>
            </w:r>
          </w:p>
        </w:tc>
      </w:tr>
      <w:tr w:rsidR="00027CD7" w:rsidRPr="00985161" w14:paraId="543D138C" w14:textId="77777777" w:rsidTr="0098516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D2A8E0E" w14:textId="77777777" w:rsidR="00027CD7" w:rsidRPr="00985161" w:rsidRDefault="00027CD7" w:rsidP="00027CD7">
            <w:pPr>
              <w:rPr>
                <w:rFonts w:cs="Arial"/>
                <w:szCs w:val="20"/>
              </w:rPr>
            </w:pPr>
            <w:r w:rsidRPr="00985161">
              <w:rPr>
                <w:rFonts w:cs="Arial"/>
                <w:szCs w:val="20"/>
              </w:rPr>
              <w:t>Minimum Temperature</w:t>
            </w:r>
          </w:p>
        </w:tc>
        <w:tc>
          <w:tcPr>
            <w:tcW w:w="1379" w:type="dxa"/>
            <w:shd w:val="clear" w:color="auto" w:fill="auto"/>
          </w:tcPr>
          <w:p w14:paraId="54988A1F"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TN</w:t>
            </w:r>
          </w:p>
        </w:tc>
        <w:tc>
          <w:tcPr>
            <w:tcW w:w="2854" w:type="dxa"/>
            <w:shd w:val="clear" w:color="auto" w:fill="auto"/>
          </w:tcPr>
          <w:p w14:paraId="7AF7BBB2"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CE8A636"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027CD7" w:rsidRPr="00985161" w14:paraId="711A7925"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23C8F6" w14:textId="77777777" w:rsidR="00027CD7" w:rsidRPr="00985161" w:rsidRDefault="00027CD7" w:rsidP="00027CD7">
            <w:pPr>
              <w:rPr>
                <w:rFonts w:cs="Arial"/>
                <w:szCs w:val="20"/>
              </w:rPr>
            </w:pPr>
            <w:r w:rsidRPr="00985161">
              <w:rPr>
                <w:rFonts w:cs="Arial"/>
                <w:szCs w:val="20"/>
              </w:rPr>
              <w:t>Maximum Temperature</w:t>
            </w:r>
          </w:p>
        </w:tc>
        <w:tc>
          <w:tcPr>
            <w:tcW w:w="1379" w:type="dxa"/>
            <w:shd w:val="clear" w:color="auto" w:fill="auto"/>
          </w:tcPr>
          <w:p w14:paraId="65E15CCE"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TX</w:t>
            </w:r>
          </w:p>
        </w:tc>
        <w:tc>
          <w:tcPr>
            <w:tcW w:w="2854" w:type="dxa"/>
            <w:shd w:val="clear" w:color="auto" w:fill="auto"/>
          </w:tcPr>
          <w:p w14:paraId="11B24A11" w14:textId="77777777" w:rsidR="00027CD7" w:rsidRPr="00985161" w:rsidRDefault="00CD142E" w:rsidP="00027CD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FD031FB"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Celsius Degree</w:t>
            </w:r>
          </w:p>
        </w:tc>
      </w:tr>
      <w:tr w:rsidR="00027CD7" w:rsidRPr="00985161" w14:paraId="2538F36E"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FA67029" w14:textId="77777777" w:rsidR="00027CD7" w:rsidRPr="00985161" w:rsidRDefault="00027CD7" w:rsidP="00027CD7">
            <w:pPr>
              <w:rPr>
                <w:rFonts w:cs="Arial"/>
                <w:szCs w:val="20"/>
              </w:rPr>
            </w:pPr>
            <w:r w:rsidRPr="00985161">
              <w:rPr>
                <w:rFonts w:cs="Arial"/>
                <w:szCs w:val="20"/>
              </w:rPr>
              <w:t xml:space="preserve">Daily Mean </w:t>
            </w:r>
            <w:r w:rsidR="00BB4560" w:rsidRPr="00985161">
              <w:rPr>
                <w:rFonts w:cs="Arial"/>
                <w:szCs w:val="20"/>
              </w:rPr>
              <w:t>Vapor</w:t>
            </w:r>
            <w:r w:rsidRPr="00985161">
              <w:rPr>
                <w:rFonts w:cs="Arial"/>
                <w:szCs w:val="20"/>
              </w:rPr>
              <w:t xml:space="preserve"> pressure</w:t>
            </w:r>
          </w:p>
        </w:tc>
        <w:tc>
          <w:tcPr>
            <w:tcW w:w="1379" w:type="dxa"/>
            <w:shd w:val="clear" w:color="auto" w:fill="auto"/>
          </w:tcPr>
          <w:p w14:paraId="4F29A824"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MVP</w:t>
            </w:r>
          </w:p>
        </w:tc>
        <w:tc>
          <w:tcPr>
            <w:tcW w:w="2854" w:type="dxa"/>
            <w:shd w:val="clear" w:color="auto" w:fill="auto"/>
          </w:tcPr>
          <w:p w14:paraId="0C243F5A" w14:textId="77777777" w:rsidR="00027CD7" w:rsidRPr="00985161" w:rsidRDefault="000B3815"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p>
        </w:tc>
        <w:tc>
          <w:tcPr>
            <w:tcW w:w="2437" w:type="dxa"/>
            <w:shd w:val="clear" w:color="auto" w:fill="auto"/>
          </w:tcPr>
          <w:p w14:paraId="659F241A"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w:t>
            </w:r>
          </w:p>
        </w:tc>
      </w:tr>
      <w:tr w:rsidR="00027CD7" w:rsidRPr="00985161" w14:paraId="061D4A74" w14:textId="77777777" w:rsidTr="00985161">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4DF91B7" w14:textId="77777777" w:rsidR="00027CD7" w:rsidRPr="00985161" w:rsidRDefault="00027CD7" w:rsidP="00027CD7">
            <w:pPr>
              <w:rPr>
                <w:rFonts w:cs="Arial"/>
                <w:szCs w:val="20"/>
              </w:rPr>
            </w:pPr>
            <w:r w:rsidRPr="00985161">
              <w:rPr>
                <w:rFonts w:cs="Arial"/>
                <w:szCs w:val="20"/>
              </w:rPr>
              <w:t>Daily Mean Wind speed</w:t>
            </w:r>
          </w:p>
        </w:tc>
        <w:tc>
          <w:tcPr>
            <w:tcW w:w="1379" w:type="dxa"/>
            <w:shd w:val="clear" w:color="auto" w:fill="auto"/>
          </w:tcPr>
          <w:p w14:paraId="5FE5C948"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0D67CB04" w14:textId="77777777" w:rsidR="00027CD7" w:rsidRPr="00985161" w:rsidRDefault="000B3815" w:rsidP="00A76FD3">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61E41598"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r w:rsidR="00027CD7" w:rsidRPr="00985161" w14:paraId="64E46669" w14:textId="77777777" w:rsidTr="0098516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CBDFCA3" w14:textId="77777777" w:rsidR="00027CD7" w:rsidRPr="00985161" w:rsidRDefault="00027CD7" w:rsidP="00027CD7">
            <w:pPr>
              <w:rPr>
                <w:rFonts w:cs="Arial"/>
                <w:szCs w:val="20"/>
              </w:rPr>
            </w:pPr>
            <w:r w:rsidRPr="00985161">
              <w:rPr>
                <w:rFonts w:cs="Arial"/>
                <w:szCs w:val="20"/>
              </w:rPr>
              <w:t>Precipitation</w:t>
            </w:r>
          </w:p>
        </w:tc>
        <w:tc>
          <w:tcPr>
            <w:tcW w:w="1379" w:type="dxa"/>
            <w:shd w:val="clear" w:color="auto" w:fill="auto"/>
          </w:tcPr>
          <w:p w14:paraId="0F91D169"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w:t>
            </w:r>
          </w:p>
        </w:tc>
        <w:tc>
          <w:tcPr>
            <w:tcW w:w="2854" w:type="dxa"/>
            <w:shd w:val="clear" w:color="auto" w:fill="auto"/>
          </w:tcPr>
          <w:p w14:paraId="681B549A" w14:textId="77777777" w:rsidR="00027CD7" w:rsidRPr="00985161" w:rsidRDefault="00CD142E" w:rsidP="00027CD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B897F45"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027CD7" w:rsidRPr="00985161" w14:paraId="49F83F6A" w14:textId="77777777" w:rsidTr="00985161">
        <w:trPr>
          <w:trHeight w:val="1137"/>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39BD29" w14:textId="77777777" w:rsidR="00027CD7" w:rsidRPr="00985161" w:rsidRDefault="00027CD7" w:rsidP="00027CD7">
            <w:pPr>
              <w:rPr>
                <w:rFonts w:cs="Arial"/>
                <w:szCs w:val="20"/>
              </w:rPr>
            </w:pPr>
            <w:r w:rsidRPr="00985161">
              <w:rPr>
                <w:rFonts w:cs="Arial"/>
                <w:szCs w:val="20"/>
              </w:rPr>
              <w:t>Air temperature</w:t>
            </w:r>
          </w:p>
        </w:tc>
        <w:tc>
          <w:tcPr>
            <w:tcW w:w="1379" w:type="dxa"/>
            <w:shd w:val="clear" w:color="auto" w:fill="auto"/>
          </w:tcPr>
          <w:p w14:paraId="271AA0C4"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TT</w:t>
            </w:r>
            <w:r w:rsidR="00656877" w:rsidRPr="00985161">
              <w:rPr>
                <w:rFonts w:cs="Arial"/>
                <w:szCs w:val="20"/>
              </w:rPr>
              <w:t>&lt;hour&gt;</w:t>
            </w:r>
          </w:p>
        </w:tc>
        <w:tc>
          <w:tcPr>
            <w:tcW w:w="2854" w:type="dxa"/>
            <w:shd w:val="clear" w:color="auto" w:fill="auto"/>
          </w:tcPr>
          <w:p w14:paraId="439654FF"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Air Temperature at 06, 09, 12, 15 and 18 of current day</w:t>
            </w:r>
          </w:p>
        </w:tc>
        <w:tc>
          <w:tcPr>
            <w:tcW w:w="2437" w:type="dxa"/>
            <w:shd w:val="clear" w:color="auto" w:fill="auto"/>
          </w:tcPr>
          <w:p w14:paraId="794793A6" w14:textId="77777777" w:rsidR="00027CD7" w:rsidRPr="00985161" w:rsidRDefault="00027CD7" w:rsidP="00027CD7">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027CD7" w:rsidRPr="00985161" w14:paraId="44923DD4" w14:textId="77777777" w:rsidTr="00985161">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3A5A5F1" w14:textId="77777777" w:rsidR="00027CD7" w:rsidRPr="00985161" w:rsidRDefault="00027CD7" w:rsidP="00027CD7">
            <w:pPr>
              <w:rPr>
                <w:rFonts w:cs="Arial"/>
                <w:szCs w:val="20"/>
              </w:rPr>
            </w:pPr>
            <w:r w:rsidRPr="00985161">
              <w:rPr>
                <w:rFonts w:cs="Arial"/>
                <w:szCs w:val="20"/>
              </w:rPr>
              <w:t xml:space="preserve">Relative </w:t>
            </w:r>
            <w:r w:rsidR="00BB4560" w:rsidRPr="00985161">
              <w:rPr>
                <w:rFonts w:cs="Arial"/>
                <w:szCs w:val="20"/>
              </w:rPr>
              <w:t>Humidity</w:t>
            </w:r>
          </w:p>
        </w:tc>
        <w:tc>
          <w:tcPr>
            <w:tcW w:w="1379" w:type="dxa"/>
            <w:shd w:val="clear" w:color="auto" w:fill="auto"/>
          </w:tcPr>
          <w:p w14:paraId="14DBDFA0"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w:t>
            </w:r>
            <w:r w:rsidR="00656877" w:rsidRPr="00985161">
              <w:rPr>
                <w:rFonts w:cs="Arial"/>
                <w:szCs w:val="20"/>
              </w:rPr>
              <w:t>&lt;hour&gt;</w:t>
            </w:r>
          </w:p>
        </w:tc>
        <w:tc>
          <w:tcPr>
            <w:tcW w:w="2854" w:type="dxa"/>
            <w:shd w:val="clear" w:color="auto" w:fill="auto"/>
          </w:tcPr>
          <w:p w14:paraId="521EC521" w14:textId="77777777" w:rsidR="00027CD7" w:rsidRPr="00985161" w:rsidRDefault="00027CD7"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Relative Humidity at 06, 09, 12, 15 and 18 of current day</w:t>
            </w:r>
          </w:p>
        </w:tc>
        <w:tc>
          <w:tcPr>
            <w:tcW w:w="2437" w:type="dxa"/>
            <w:shd w:val="clear" w:color="auto" w:fill="auto"/>
          </w:tcPr>
          <w:p w14:paraId="017D7230" w14:textId="77777777" w:rsidR="00027CD7" w:rsidRPr="00985161" w:rsidRDefault="00E65849" w:rsidP="00027CD7">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CD142E" w:rsidRPr="00985161" w14:paraId="555A13DD" w14:textId="77777777" w:rsidTr="00985161">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95AD62B" w14:textId="77777777" w:rsidR="00CD142E" w:rsidRPr="00985161" w:rsidRDefault="00CD142E" w:rsidP="00CD142E">
            <w:pPr>
              <w:rPr>
                <w:rFonts w:cs="Arial"/>
                <w:szCs w:val="20"/>
              </w:rPr>
            </w:pPr>
            <w:r w:rsidRPr="00985161">
              <w:rPr>
                <w:rFonts w:cs="Arial"/>
                <w:szCs w:val="20"/>
              </w:rPr>
              <w:t>Daily Mean Vapor Pressure Deficit</w:t>
            </w:r>
          </w:p>
        </w:tc>
        <w:tc>
          <w:tcPr>
            <w:tcW w:w="1379" w:type="dxa"/>
            <w:shd w:val="clear" w:color="auto" w:fill="auto"/>
          </w:tcPr>
          <w:p w14:paraId="6CD700FE"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VPD</w:t>
            </w:r>
          </w:p>
        </w:tc>
        <w:tc>
          <w:tcPr>
            <w:tcW w:w="2854" w:type="dxa"/>
            <w:shd w:val="clear" w:color="auto" w:fill="auto"/>
          </w:tcPr>
          <w:p w14:paraId="0F4DF428"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3C9C5AF4" w14:textId="77777777" w:rsidR="00CD142E" w:rsidRPr="00985161" w:rsidRDefault="00CD142E" w:rsidP="00CD142E">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CD142E" w:rsidRPr="00985161" w14:paraId="7BEC4C49"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BB8DB39" w14:textId="77777777" w:rsidR="00CD142E" w:rsidRPr="00985161" w:rsidRDefault="00CD142E" w:rsidP="00CD142E">
            <w:pPr>
              <w:rPr>
                <w:rFonts w:cs="Arial"/>
                <w:szCs w:val="20"/>
              </w:rPr>
            </w:pPr>
            <w:r w:rsidRPr="00985161">
              <w:rPr>
                <w:rFonts w:cs="Arial"/>
                <w:szCs w:val="20"/>
              </w:rPr>
              <w:lastRenderedPageBreak/>
              <w:t>Daily Mean of Slope Saturation</w:t>
            </w:r>
          </w:p>
        </w:tc>
        <w:tc>
          <w:tcPr>
            <w:tcW w:w="1379" w:type="dxa"/>
            <w:shd w:val="clear" w:color="auto" w:fill="auto"/>
          </w:tcPr>
          <w:p w14:paraId="7DBF2705"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SLOPE</w:t>
            </w:r>
          </w:p>
        </w:tc>
        <w:tc>
          <w:tcPr>
            <w:tcW w:w="2854" w:type="dxa"/>
            <w:shd w:val="clear" w:color="auto" w:fill="auto"/>
          </w:tcPr>
          <w:p w14:paraId="2948DAD6"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Daily mean using observation from </w:t>
            </w:r>
            <w:r w:rsidRPr="000B3815">
              <w:rPr>
                <w:rFonts w:cs="Arial"/>
                <w:szCs w:val="20"/>
              </w:rPr>
              <w:t>00, 03, 06, 09, 12, 15, 18, 21 UTC</w:t>
            </w:r>
            <w:r w:rsidR="00A76FD3">
              <w:rPr>
                <w:rFonts w:cs="Arial"/>
                <w:szCs w:val="20"/>
              </w:rPr>
              <w:t xml:space="preserve"> of current day, 00 UTC of next day</w:t>
            </w:r>
          </w:p>
        </w:tc>
        <w:tc>
          <w:tcPr>
            <w:tcW w:w="2437" w:type="dxa"/>
            <w:shd w:val="clear" w:color="auto" w:fill="auto"/>
          </w:tcPr>
          <w:p w14:paraId="6B000C7F" w14:textId="77777777" w:rsidR="00CD142E" w:rsidRPr="00985161" w:rsidRDefault="00CD142E" w:rsidP="00CD142E">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DE5B72" w:rsidRPr="00985161" w14:paraId="43609756"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33778F1" w14:textId="77777777" w:rsidR="00DE5B72" w:rsidRPr="00985161" w:rsidRDefault="00DE5B72" w:rsidP="00DE5B72">
            <w:pPr>
              <w:rPr>
                <w:rFonts w:cs="Arial"/>
                <w:szCs w:val="20"/>
              </w:rPr>
            </w:pPr>
            <w:r>
              <w:rPr>
                <w:rFonts w:cs="Arial"/>
                <w:szCs w:val="20"/>
              </w:rPr>
              <w:t>ANGOT Radiation</w:t>
            </w:r>
          </w:p>
        </w:tc>
        <w:tc>
          <w:tcPr>
            <w:tcW w:w="1379" w:type="dxa"/>
            <w:shd w:val="clear" w:color="auto" w:fill="auto"/>
          </w:tcPr>
          <w:p w14:paraId="72278918"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ANGRAD</w:t>
            </w:r>
          </w:p>
        </w:tc>
        <w:tc>
          <w:tcPr>
            <w:tcW w:w="2854" w:type="dxa"/>
            <w:shd w:val="clear" w:color="auto" w:fill="auto"/>
          </w:tcPr>
          <w:p w14:paraId="71C34BDC"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C4237B9" w14:textId="77777777" w:rsidR="00DE5B72" w:rsidRDefault="006710A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32EE59AA"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B9AA411" w14:textId="77777777" w:rsidR="00DE5B72" w:rsidRPr="00985161" w:rsidRDefault="00DE5B72" w:rsidP="00DE5B72">
            <w:pPr>
              <w:rPr>
                <w:rFonts w:cs="Arial"/>
                <w:szCs w:val="20"/>
              </w:rPr>
            </w:pPr>
            <w:r w:rsidRPr="00DE5B72">
              <w:rPr>
                <w:rFonts w:cs="Arial"/>
                <w:szCs w:val="20"/>
              </w:rPr>
              <w:t>Angstrom</w:t>
            </w:r>
            <w:r>
              <w:rPr>
                <w:rFonts w:cs="Arial"/>
                <w:szCs w:val="20"/>
              </w:rPr>
              <w:t xml:space="preserve"> </w:t>
            </w:r>
            <w:r w:rsidRPr="00DE5B72">
              <w:rPr>
                <w:rFonts w:cs="Arial"/>
                <w:szCs w:val="20"/>
              </w:rPr>
              <w:t>Prescott</w:t>
            </w:r>
            <w:r>
              <w:rPr>
                <w:rFonts w:cs="Arial"/>
                <w:szCs w:val="20"/>
              </w:rPr>
              <w:t xml:space="preserve"> </w:t>
            </w:r>
            <w:r w:rsidRPr="00DE5B72">
              <w:rPr>
                <w:rFonts w:cs="Arial"/>
                <w:szCs w:val="20"/>
              </w:rPr>
              <w:t>Radiation</w:t>
            </w:r>
          </w:p>
        </w:tc>
        <w:tc>
          <w:tcPr>
            <w:tcW w:w="1379" w:type="dxa"/>
            <w:shd w:val="clear" w:color="auto" w:fill="auto"/>
          </w:tcPr>
          <w:p w14:paraId="26951A9C"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APRAD</w:t>
            </w:r>
          </w:p>
        </w:tc>
        <w:tc>
          <w:tcPr>
            <w:tcW w:w="2854" w:type="dxa"/>
            <w:shd w:val="clear" w:color="auto" w:fill="auto"/>
          </w:tcPr>
          <w:p w14:paraId="412AA505"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C097C32" w14:textId="77777777" w:rsidR="00DE5B72" w:rsidRDefault="006710A8"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3653B5BC"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CF29DE1" w14:textId="77777777" w:rsidR="00DE5B72" w:rsidRPr="00985161" w:rsidRDefault="00DE5B72" w:rsidP="00DE5B72">
            <w:pPr>
              <w:rPr>
                <w:rFonts w:cs="Arial"/>
                <w:szCs w:val="20"/>
              </w:rPr>
            </w:pPr>
            <w:r w:rsidRPr="00DE5B72">
              <w:rPr>
                <w:rFonts w:cs="Arial"/>
                <w:szCs w:val="20"/>
              </w:rPr>
              <w:t>Supit-Van Kappel Radiation</w:t>
            </w:r>
          </w:p>
        </w:tc>
        <w:tc>
          <w:tcPr>
            <w:tcW w:w="1379" w:type="dxa"/>
            <w:shd w:val="clear" w:color="auto" w:fill="auto"/>
          </w:tcPr>
          <w:p w14:paraId="029FB9C0"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SVKRAD</w:t>
            </w:r>
          </w:p>
        </w:tc>
        <w:tc>
          <w:tcPr>
            <w:tcW w:w="2854" w:type="dxa"/>
            <w:shd w:val="clear" w:color="auto" w:fill="auto"/>
          </w:tcPr>
          <w:p w14:paraId="44A5BBB6"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51F2178" w14:textId="77777777" w:rsidR="00DE5B72" w:rsidRDefault="006710A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1CF3309A"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46FCF87" w14:textId="77777777" w:rsidR="00DE5B72" w:rsidRPr="00985161" w:rsidRDefault="00DE5B72" w:rsidP="00DE5B72">
            <w:pPr>
              <w:rPr>
                <w:rFonts w:cs="Arial"/>
                <w:szCs w:val="20"/>
              </w:rPr>
            </w:pPr>
            <w:r>
              <w:rPr>
                <w:rFonts w:cs="Arial"/>
                <w:szCs w:val="20"/>
              </w:rPr>
              <w:t xml:space="preserve">Hargreaves </w:t>
            </w:r>
            <w:r w:rsidRPr="00DE5B72">
              <w:rPr>
                <w:rFonts w:cs="Arial"/>
                <w:szCs w:val="20"/>
              </w:rPr>
              <w:t>Radiation</w:t>
            </w:r>
          </w:p>
        </w:tc>
        <w:tc>
          <w:tcPr>
            <w:tcW w:w="1379" w:type="dxa"/>
            <w:shd w:val="clear" w:color="auto" w:fill="auto"/>
          </w:tcPr>
          <w:p w14:paraId="10794CE8"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HGVRAD</w:t>
            </w:r>
          </w:p>
        </w:tc>
        <w:tc>
          <w:tcPr>
            <w:tcW w:w="2854" w:type="dxa"/>
            <w:shd w:val="clear" w:color="auto" w:fill="auto"/>
          </w:tcPr>
          <w:p w14:paraId="1888121C"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72B8DFF" w14:textId="77777777" w:rsidR="00DE5B72" w:rsidRDefault="006710A8"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00DE5B72" w:rsidRPr="00985161">
              <w:rPr>
                <w:rFonts w:cs="Arial"/>
                <w:szCs w:val="20"/>
              </w:rPr>
              <w:t>J/m</w:t>
            </w:r>
            <w:r w:rsidR="00DE5B72" w:rsidRPr="00985161">
              <w:rPr>
                <w:rFonts w:cs="Arial"/>
                <w:szCs w:val="20"/>
                <w:vertAlign w:val="superscript"/>
              </w:rPr>
              <w:t>2</w:t>
            </w:r>
          </w:p>
        </w:tc>
      </w:tr>
      <w:tr w:rsidR="00DE5B72" w:rsidRPr="00985161" w14:paraId="5AD9CE16"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89C49EE" w14:textId="77777777" w:rsidR="00DE5B72" w:rsidRPr="00985161" w:rsidRDefault="007B24F7" w:rsidP="00DE5B72">
            <w:pPr>
              <w:rPr>
                <w:rFonts w:cs="Arial"/>
                <w:szCs w:val="20"/>
              </w:rPr>
            </w:pPr>
            <w:r>
              <w:t xml:space="preserve">Penman potential evapotranspiration </w:t>
            </w:r>
            <w:r w:rsidRPr="00EE2E15">
              <w:t>from a free water surface</w:t>
            </w:r>
          </w:p>
        </w:tc>
        <w:tc>
          <w:tcPr>
            <w:tcW w:w="1379" w:type="dxa"/>
            <w:shd w:val="clear" w:color="auto" w:fill="auto"/>
          </w:tcPr>
          <w:p w14:paraId="5ECCFBF6" w14:textId="77777777" w:rsidR="00DE5B72"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E0</w:t>
            </w:r>
          </w:p>
        </w:tc>
        <w:tc>
          <w:tcPr>
            <w:tcW w:w="2854" w:type="dxa"/>
            <w:shd w:val="clear" w:color="auto" w:fill="auto"/>
          </w:tcPr>
          <w:p w14:paraId="78EAF7A9"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92C12CA"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61B07AA2" w14:textId="77777777" w:rsidTr="00985161">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0C401BF" w14:textId="77777777" w:rsidR="00DE5B72" w:rsidRPr="00985161" w:rsidRDefault="007B24F7" w:rsidP="00DE5B72">
            <w:pPr>
              <w:rPr>
                <w:rFonts w:cs="Arial"/>
                <w:szCs w:val="20"/>
              </w:rPr>
            </w:pPr>
            <w:r>
              <w:t xml:space="preserve">Penman potential evapotranspiration </w:t>
            </w:r>
            <w:r w:rsidRPr="00EE2E15">
              <w:t>from a moist bare soil surface</w:t>
            </w:r>
          </w:p>
        </w:tc>
        <w:tc>
          <w:tcPr>
            <w:tcW w:w="1379" w:type="dxa"/>
            <w:shd w:val="clear" w:color="auto" w:fill="auto"/>
          </w:tcPr>
          <w:p w14:paraId="2A8401D6" w14:textId="77777777" w:rsidR="00DE5B72"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ES0</w:t>
            </w:r>
          </w:p>
        </w:tc>
        <w:tc>
          <w:tcPr>
            <w:tcW w:w="2854" w:type="dxa"/>
            <w:shd w:val="clear" w:color="auto" w:fill="auto"/>
          </w:tcPr>
          <w:p w14:paraId="2547358D"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7DE2EA6"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16218A2A" w14:textId="77777777" w:rsidTr="00985161">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A5D7B02" w14:textId="77777777" w:rsidR="00DE5B72" w:rsidRPr="00985161" w:rsidRDefault="007B24F7" w:rsidP="00DE5B72">
            <w:pPr>
              <w:rPr>
                <w:rFonts w:cs="Arial"/>
                <w:szCs w:val="20"/>
              </w:rPr>
            </w:pPr>
            <w:r>
              <w:t>Penman potential evapotranspiration from a crop canopy</w:t>
            </w:r>
          </w:p>
        </w:tc>
        <w:tc>
          <w:tcPr>
            <w:tcW w:w="1379" w:type="dxa"/>
            <w:shd w:val="clear" w:color="auto" w:fill="auto"/>
          </w:tcPr>
          <w:p w14:paraId="7F44D39D"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ET0</w:t>
            </w:r>
          </w:p>
        </w:tc>
        <w:tc>
          <w:tcPr>
            <w:tcW w:w="2854" w:type="dxa"/>
            <w:shd w:val="clear" w:color="auto" w:fill="auto"/>
          </w:tcPr>
          <w:p w14:paraId="0E7730B7"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0D948791"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DE5B72" w:rsidRPr="00985161" w14:paraId="618115DF" w14:textId="77777777" w:rsidTr="0098516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FBE217C" w14:textId="77777777" w:rsidR="00DE5B72" w:rsidRPr="00985161" w:rsidRDefault="00DE5B72" w:rsidP="00DE5B72">
            <w:pPr>
              <w:rPr>
                <w:rFonts w:cs="Arial"/>
                <w:szCs w:val="20"/>
              </w:rPr>
            </w:pPr>
            <w:r w:rsidRPr="00985161">
              <w:rPr>
                <w:rFonts w:cs="Arial"/>
                <w:szCs w:val="20"/>
              </w:rPr>
              <w:t>Snow depth</w:t>
            </w:r>
          </w:p>
        </w:tc>
        <w:tc>
          <w:tcPr>
            <w:tcW w:w="1379" w:type="dxa"/>
            <w:shd w:val="clear" w:color="auto" w:fill="auto"/>
          </w:tcPr>
          <w:p w14:paraId="5C175CAD"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074B2F65"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Instantaneous value at 06 UTC</w:t>
            </w:r>
          </w:p>
        </w:tc>
        <w:tc>
          <w:tcPr>
            <w:tcW w:w="2437" w:type="dxa"/>
            <w:shd w:val="clear" w:color="auto" w:fill="auto"/>
          </w:tcPr>
          <w:p w14:paraId="6A65E14C" w14:textId="77777777" w:rsidR="00DE5B72" w:rsidRPr="00985161" w:rsidRDefault="00DE5B72" w:rsidP="00DE5B72">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DE5B72" w:rsidRPr="00985161" w14:paraId="490DED3A" w14:textId="77777777" w:rsidTr="00985161">
        <w:trPr>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030F01E" w14:textId="77777777" w:rsidR="00DE5B72" w:rsidRPr="00985161" w:rsidRDefault="00DE5B72" w:rsidP="00DE5B72">
            <w:pPr>
              <w:rPr>
                <w:rFonts w:cs="Arial"/>
                <w:szCs w:val="20"/>
              </w:rPr>
            </w:pPr>
            <w:r w:rsidRPr="00985161">
              <w:rPr>
                <w:rFonts w:cs="Arial"/>
                <w:szCs w:val="20"/>
              </w:rPr>
              <w:t>Visibility</w:t>
            </w:r>
          </w:p>
        </w:tc>
        <w:tc>
          <w:tcPr>
            <w:tcW w:w="1379" w:type="dxa"/>
            <w:shd w:val="clear" w:color="auto" w:fill="auto"/>
          </w:tcPr>
          <w:p w14:paraId="60787C26"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093FA210" w14:textId="77777777" w:rsidR="00DE5B72" w:rsidRPr="00985161" w:rsidRDefault="00DE5B72"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Formula using observation from </w:t>
            </w:r>
            <w:r w:rsidRPr="000B3815">
              <w:rPr>
                <w:rFonts w:cs="Arial"/>
                <w:szCs w:val="20"/>
              </w:rPr>
              <w:t>06, 09, 12, 15, 18 UTC</w:t>
            </w:r>
          </w:p>
        </w:tc>
        <w:tc>
          <w:tcPr>
            <w:tcW w:w="2437" w:type="dxa"/>
            <w:shd w:val="clear" w:color="auto" w:fill="auto"/>
          </w:tcPr>
          <w:p w14:paraId="6938F4A2" w14:textId="77777777" w:rsidR="00DE5B72" w:rsidRPr="00985161" w:rsidRDefault="008D71D8" w:rsidP="00DE5B72">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DE5B72" w:rsidRPr="00985161">
              <w:rPr>
                <w:rFonts w:cs="Arial"/>
                <w:szCs w:val="20"/>
              </w:rPr>
              <w:t>m</w:t>
            </w:r>
          </w:p>
        </w:tc>
      </w:tr>
      <w:tr w:rsidR="00451670" w:rsidRPr="00985161" w14:paraId="3CF66D41" w14:textId="77777777" w:rsidTr="0098516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652A602" w14:textId="77777777" w:rsidR="00451670" w:rsidRPr="00985161" w:rsidRDefault="008969BF" w:rsidP="00DE5B72">
            <w:pPr>
              <w:rPr>
                <w:rFonts w:cs="Arial"/>
                <w:szCs w:val="20"/>
              </w:rPr>
            </w:pPr>
            <w:r>
              <w:rPr>
                <w:rFonts w:cs="Arial"/>
                <w:szCs w:val="20"/>
              </w:rPr>
              <w:t>Absolut daily minimum temperature</w:t>
            </w:r>
          </w:p>
        </w:tc>
        <w:tc>
          <w:tcPr>
            <w:tcW w:w="1379" w:type="dxa"/>
            <w:shd w:val="clear" w:color="auto" w:fill="auto"/>
          </w:tcPr>
          <w:p w14:paraId="1BB76FB3" w14:textId="30040AA3" w:rsidR="00451670" w:rsidRPr="00985161" w:rsidRDefault="00EC4412"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TND</w:t>
            </w:r>
          </w:p>
        </w:tc>
        <w:tc>
          <w:tcPr>
            <w:tcW w:w="2854" w:type="dxa"/>
            <w:shd w:val="clear" w:color="auto" w:fill="auto"/>
          </w:tcPr>
          <w:p w14:paraId="6744D8C0" w14:textId="77777777" w:rsidR="00451670" w:rsidRDefault="00451670" w:rsidP="00DE5B72">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573C3CD4" w14:textId="77777777" w:rsidR="00451670" w:rsidRPr="00985161" w:rsidRDefault="00451670" w:rsidP="00451670">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Celsius Degree</w:t>
            </w:r>
          </w:p>
        </w:tc>
      </w:tr>
    </w:tbl>
    <w:p w14:paraId="54CA2117" w14:textId="77777777" w:rsidR="006429A9" w:rsidRDefault="006429A9" w:rsidP="00F918BD"/>
    <w:p w14:paraId="69645E52" w14:textId="77777777" w:rsidR="00A76FD3" w:rsidRPr="00A76FD3" w:rsidRDefault="00A76FD3" w:rsidP="00A76FD3">
      <w:pPr>
        <w:pStyle w:val="Titolo4"/>
        <w:rPr>
          <w:rFonts w:ascii="Verdana" w:hAnsi="Verdana"/>
          <w:b/>
        </w:rPr>
      </w:pPr>
      <w:r w:rsidRPr="00A76FD3">
        <w:rPr>
          <w:rFonts w:ascii="Verdana" w:hAnsi="Verdana"/>
          <w:b/>
        </w:rPr>
        <w:t xml:space="preserve">3.3.1.2 Aggregated properties for ROI </w:t>
      </w:r>
      <w:r w:rsidR="008969BF">
        <w:rPr>
          <w:rFonts w:ascii="Verdana" w:hAnsi="Verdana"/>
          <w:b/>
        </w:rPr>
        <w:t>CHINA</w:t>
      </w:r>
    </w:p>
    <w:p w14:paraId="4A83705E" w14:textId="77777777" w:rsidR="008969BF" w:rsidRPr="00A76FD3" w:rsidRDefault="008969BF" w:rsidP="008969BF"/>
    <w:p w14:paraId="2F7A944D" w14:textId="038F2560" w:rsidR="008969BF" w:rsidRPr="00F63B3F" w:rsidRDefault="009E6521" w:rsidP="008969BF">
      <w:pPr>
        <w:rPr>
          <w:rFonts w:cs="Arial"/>
          <w:szCs w:val="20"/>
        </w:rPr>
      </w:pPr>
      <w:r>
        <w:rPr>
          <w:rFonts w:cs="Arial"/>
          <w:szCs w:val="20"/>
        </w:rPr>
        <w:t>P</w:t>
      </w:r>
      <w:r w:rsidR="008969BF" w:rsidRPr="00F63B3F">
        <w:rPr>
          <w:rFonts w:cs="Arial"/>
          <w:szCs w:val="20"/>
        </w:rPr>
        <w:t xml:space="preserve">roperties </w:t>
      </w:r>
      <w:r>
        <w:rPr>
          <w:rFonts w:cs="Arial"/>
          <w:szCs w:val="20"/>
        </w:rPr>
        <w:t xml:space="preserve">produced by the </w:t>
      </w:r>
      <w:r w:rsidR="008969BF" w:rsidRPr="00F63B3F">
        <w:rPr>
          <w:rFonts w:cs="Arial"/>
          <w:szCs w:val="20"/>
        </w:rPr>
        <w:t xml:space="preserve">Aggregation step </w:t>
      </w:r>
      <w:r w:rsidR="008969BF">
        <w:rPr>
          <w:rFonts w:cs="Arial"/>
          <w:szCs w:val="20"/>
        </w:rPr>
        <w:t xml:space="preserve">for the ROI – CHINA </w:t>
      </w:r>
    </w:p>
    <w:tbl>
      <w:tblPr>
        <w:tblStyle w:val="Grigliatab4"/>
        <w:tblW w:w="973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68"/>
        <w:gridCol w:w="1379"/>
        <w:gridCol w:w="2854"/>
        <w:gridCol w:w="2437"/>
      </w:tblGrid>
      <w:tr w:rsidR="008969BF" w:rsidRPr="00985161" w14:paraId="3C0518D3" w14:textId="77777777" w:rsidTr="008969BF">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0C9812C3" w14:textId="77777777" w:rsidR="008969BF" w:rsidRPr="00985161" w:rsidRDefault="008969BF" w:rsidP="008969BF">
            <w:pPr>
              <w:rPr>
                <w:rFonts w:cs="Arial"/>
                <w:color w:val="auto"/>
                <w:szCs w:val="20"/>
              </w:rPr>
            </w:pPr>
            <w:r w:rsidRPr="00985161">
              <w:rPr>
                <w:rFonts w:cs="Arial"/>
                <w:color w:val="auto"/>
                <w:szCs w:val="20"/>
              </w:rPr>
              <w:t>Property description</w:t>
            </w:r>
          </w:p>
        </w:tc>
        <w:tc>
          <w:tcPr>
            <w:tcW w:w="1379"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1146C93"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Acronim</w:t>
            </w:r>
          </w:p>
        </w:tc>
        <w:tc>
          <w:tcPr>
            <w:tcW w:w="2854"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79623E9"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43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5EC79AF" w14:textId="77777777" w:rsidR="008969BF" w:rsidRPr="00985161" w:rsidRDefault="008969BF" w:rsidP="008969BF">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8969BF" w:rsidRPr="00985161" w14:paraId="31B9D3A6"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A961FDC" w14:textId="77777777" w:rsidR="008969BF" w:rsidRPr="00985161" w:rsidRDefault="008969BF" w:rsidP="008969BF">
            <w:pPr>
              <w:rPr>
                <w:rFonts w:cs="Arial"/>
                <w:szCs w:val="20"/>
              </w:rPr>
            </w:pPr>
            <w:r w:rsidRPr="00985161">
              <w:rPr>
                <w:rFonts w:cs="Arial"/>
                <w:szCs w:val="20"/>
              </w:rPr>
              <w:t>Station number</w:t>
            </w:r>
          </w:p>
        </w:tc>
        <w:tc>
          <w:tcPr>
            <w:tcW w:w="1379" w:type="dxa"/>
            <w:shd w:val="clear" w:color="auto" w:fill="auto"/>
          </w:tcPr>
          <w:p w14:paraId="5C510027"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854" w:type="dxa"/>
            <w:shd w:val="clear" w:color="auto" w:fill="auto"/>
          </w:tcPr>
          <w:p w14:paraId="2A7FD214"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437" w:type="dxa"/>
            <w:shd w:val="clear" w:color="auto" w:fill="auto"/>
          </w:tcPr>
          <w:p w14:paraId="04AB110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p>
        </w:tc>
      </w:tr>
      <w:tr w:rsidR="008969BF" w:rsidRPr="00985161" w14:paraId="0F8D80A9" w14:textId="77777777" w:rsidTr="008969BF">
        <w:trPr>
          <w:trHeight w:val="712"/>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F95C6C" w14:textId="77777777" w:rsidR="008969BF" w:rsidRPr="00985161" w:rsidRDefault="008969BF" w:rsidP="008969BF">
            <w:pPr>
              <w:rPr>
                <w:rFonts w:cs="Arial"/>
                <w:szCs w:val="20"/>
              </w:rPr>
            </w:pPr>
            <w:r w:rsidRPr="00985161">
              <w:rPr>
                <w:rFonts w:cs="Arial"/>
                <w:szCs w:val="20"/>
              </w:rPr>
              <w:t>Day Time</w:t>
            </w:r>
          </w:p>
        </w:tc>
        <w:tc>
          <w:tcPr>
            <w:tcW w:w="1379" w:type="dxa"/>
            <w:shd w:val="clear" w:color="auto" w:fill="auto"/>
          </w:tcPr>
          <w:p w14:paraId="395B824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w:t>
            </w:r>
          </w:p>
        </w:tc>
        <w:tc>
          <w:tcPr>
            <w:tcW w:w="2854" w:type="dxa"/>
            <w:shd w:val="clear" w:color="auto" w:fill="auto"/>
          </w:tcPr>
          <w:p w14:paraId="06A114D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 (YYYYMMDD)</w:t>
            </w:r>
          </w:p>
        </w:tc>
        <w:tc>
          <w:tcPr>
            <w:tcW w:w="2437" w:type="dxa"/>
            <w:shd w:val="clear" w:color="auto" w:fill="auto"/>
          </w:tcPr>
          <w:p w14:paraId="6CA84C8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p>
        </w:tc>
      </w:tr>
      <w:tr w:rsidR="008969BF" w:rsidRPr="00985161" w14:paraId="6BD069CA"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28D9927" w14:textId="77777777" w:rsidR="008969BF" w:rsidRPr="00985161" w:rsidRDefault="008969BF" w:rsidP="008969BF">
            <w:pPr>
              <w:rPr>
                <w:rFonts w:cs="Arial"/>
                <w:szCs w:val="20"/>
              </w:rPr>
            </w:pPr>
            <w:r w:rsidRPr="00985161">
              <w:rPr>
                <w:rFonts w:cs="Arial"/>
                <w:szCs w:val="20"/>
              </w:rPr>
              <w:t>Total cloud cover</w:t>
            </w:r>
          </w:p>
        </w:tc>
        <w:tc>
          <w:tcPr>
            <w:tcW w:w="1379" w:type="dxa"/>
            <w:shd w:val="clear" w:color="auto" w:fill="auto"/>
          </w:tcPr>
          <w:p w14:paraId="4D394B21"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w:t>
            </w:r>
          </w:p>
        </w:tc>
        <w:tc>
          <w:tcPr>
            <w:tcW w:w="2854" w:type="dxa"/>
            <w:shd w:val="clear" w:color="auto" w:fill="auto"/>
          </w:tcPr>
          <w:p w14:paraId="2A04024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76D8876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8969BF" w:rsidRPr="00985161" w14:paraId="068EA323"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5775AB4" w14:textId="77777777" w:rsidR="008969BF" w:rsidRPr="00985161" w:rsidRDefault="008969BF" w:rsidP="008969BF">
            <w:pPr>
              <w:rPr>
                <w:rFonts w:cs="Arial"/>
                <w:szCs w:val="20"/>
              </w:rPr>
            </w:pPr>
            <w:r w:rsidRPr="00985161">
              <w:rPr>
                <w:rFonts w:cs="Arial"/>
                <w:szCs w:val="20"/>
              </w:rPr>
              <w:t>Low cloud cover</w:t>
            </w:r>
          </w:p>
        </w:tc>
        <w:tc>
          <w:tcPr>
            <w:tcW w:w="1379" w:type="dxa"/>
            <w:shd w:val="clear" w:color="auto" w:fill="auto"/>
          </w:tcPr>
          <w:p w14:paraId="3EDF69A8"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L</w:t>
            </w:r>
          </w:p>
        </w:tc>
        <w:tc>
          <w:tcPr>
            <w:tcW w:w="2854" w:type="dxa"/>
            <w:shd w:val="clear" w:color="auto" w:fill="auto"/>
          </w:tcPr>
          <w:p w14:paraId="1BE529B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417D7F6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r>
      <w:tr w:rsidR="008969BF" w:rsidRPr="00985161" w14:paraId="020000EF"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153914" w14:textId="77777777" w:rsidR="008969BF" w:rsidRPr="00985161" w:rsidRDefault="008969BF" w:rsidP="008969BF">
            <w:pPr>
              <w:rPr>
                <w:rFonts w:cs="Arial"/>
                <w:szCs w:val="20"/>
              </w:rPr>
            </w:pPr>
            <w:r w:rsidRPr="00985161">
              <w:rPr>
                <w:rFonts w:cs="Arial"/>
                <w:szCs w:val="20"/>
              </w:rPr>
              <w:lastRenderedPageBreak/>
              <w:t>Cloud cover daytime mean</w:t>
            </w:r>
          </w:p>
        </w:tc>
        <w:tc>
          <w:tcPr>
            <w:tcW w:w="1379" w:type="dxa"/>
            <w:shd w:val="clear" w:color="auto" w:fill="auto"/>
          </w:tcPr>
          <w:p w14:paraId="2E3B730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NDT</w:t>
            </w:r>
          </w:p>
        </w:tc>
        <w:tc>
          <w:tcPr>
            <w:tcW w:w="2854" w:type="dxa"/>
            <w:shd w:val="clear" w:color="auto" w:fill="auto"/>
          </w:tcPr>
          <w:p w14:paraId="39B9C22B"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Daytime mean using observation from</w:t>
            </w:r>
            <w:r w:rsidRPr="000B3815">
              <w:rPr>
                <w:rFonts w:cs="Arial"/>
                <w:szCs w:val="20"/>
              </w:rPr>
              <w:t xml:space="preserve"> </w:t>
            </w:r>
            <w:r>
              <w:rPr>
                <w:rFonts w:cs="Arial"/>
                <w:szCs w:val="20"/>
              </w:rPr>
              <w:t xml:space="preserve">00, 03, </w:t>
            </w:r>
            <w:r w:rsidRPr="000B3815">
              <w:rPr>
                <w:rFonts w:cs="Arial"/>
                <w:szCs w:val="20"/>
              </w:rPr>
              <w:t>06, 09, 12</w:t>
            </w:r>
            <w:r>
              <w:rPr>
                <w:rFonts w:cs="Arial"/>
                <w:szCs w:val="20"/>
              </w:rPr>
              <w:t xml:space="preserve"> </w:t>
            </w:r>
            <w:r w:rsidRPr="000B3815">
              <w:rPr>
                <w:rFonts w:cs="Arial"/>
                <w:szCs w:val="20"/>
              </w:rPr>
              <w:t>UTC</w:t>
            </w:r>
          </w:p>
        </w:tc>
        <w:tc>
          <w:tcPr>
            <w:tcW w:w="2437" w:type="dxa"/>
            <w:shd w:val="clear" w:color="auto" w:fill="auto"/>
          </w:tcPr>
          <w:p w14:paraId="265ABC8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r>
      <w:tr w:rsidR="008969BF" w:rsidRPr="00985161" w14:paraId="5139DAD2"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5307B88" w14:textId="77777777" w:rsidR="008969BF" w:rsidRPr="00985161" w:rsidRDefault="008969BF" w:rsidP="008969BF">
            <w:pPr>
              <w:rPr>
                <w:rFonts w:cs="Arial"/>
                <w:szCs w:val="20"/>
              </w:rPr>
            </w:pPr>
            <w:r w:rsidRPr="00985161">
              <w:rPr>
                <w:rFonts w:cs="Arial"/>
                <w:szCs w:val="20"/>
              </w:rPr>
              <w:t>Measured Sunshine</w:t>
            </w:r>
          </w:p>
        </w:tc>
        <w:tc>
          <w:tcPr>
            <w:tcW w:w="1379" w:type="dxa"/>
            <w:shd w:val="clear" w:color="auto" w:fill="auto"/>
          </w:tcPr>
          <w:p w14:paraId="3FFFFEC7"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MSUN</w:t>
            </w:r>
          </w:p>
        </w:tc>
        <w:tc>
          <w:tcPr>
            <w:tcW w:w="2854" w:type="dxa"/>
            <w:shd w:val="clear" w:color="auto" w:fill="auto"/>
          </w:tcPr>
          <w:p w14:paraId="5ADDF82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1084C9AE"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r>
      <w:tr w:rsidR="008969BF" w:rsidRPr="00985161" w14:paraId="43C3920B"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338C967D" w14:textId="77777777" w:rsidR="008969BF" w:rsidRPr="00985161" w:rsidRDefault="008969BF" w:rsidP="008969BF">
            <w:pPr>
              <w:rPr>
                <w:rFonts w:cs="Arial"/>
                <w:szCs w:val="20"/>
              </w:rPr>
            </w:pPr>
            <w:r w:rsidRPr="00985161">
              <w:rPr>
                <w:rFonts w:cs="Arial"/>
                <w:szCs w:val="20"/>
              </w:rPr>
              <w:t>Measured Radiation</w:t>
            </w:r>
          </w:p>
        </w:tc>
        <w:tc>
          <w:tcPr>
            <w:tcW w:w="1379" w:type="dxa"/>
            <w:shd w:val="clear" w:color="auto" w:fill="auto"/>
          </w:tcPr>
          <w:p w14:paraId="3375F7F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MRAD</w:t>
            </w:r>
          </w:p>
        </w:tc>
        <w:tc>
          <w:tcPr>
            <w:tcW w:w="2854" w:type="dxa"/>
            <w:shd w:val="clear" w:color="auto" w:fill="auto"/>
          </w:tcPr>
          <w:p w14:paraId="4FB6FEF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Not available</w:t>
            </w:r>
          </w:p>
        </w:tc>
        <w:tc>
          <w:tcPr>
            <w:tcW w:w="2437" w:type="dxa"/>
            <w:shd w:val="clear" w:color="auto" w:fill="auto"/>
          </w:tcPr>
          <w:p w14:paraId="3A6159E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w:t>
            </w:r>
            <w:r w:rsidRPr="00985161">
              <w:rPr>
                <w:rFonts w:cs="Arial"/>
                <w:szCs w:val="20"/>
                <w:vertAlign w:val="superscript"/>
              </w:rPr>
              <w:t>2</w:t>
            </w:r>
          </w:p>
        </w:tc>
      </w:tr>
      <w:tr w:rsidR="008969BF" w:rsidRPr="00985161" w14:paraId="38B42144"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0C68BA2" w14:textId="77777777" w:rsidR="008969BF" w:rsidRPr="00985161" w:rsidRDefault="008969BF" w:rsidP="008969BF">
            <w:pPr>
              <w:rPr>
                <w:rFonts w:cs="Arial"/>
                <w:szCs w:val="20"/>
              </w:rPr>
            </w:pPr>
            <w:r>
              <w:rPr>
                <w:rFonts w:cs="Arial"/>
                <w:szCs w:val="20"/>
              </w:rPr>
              <w:t>Calculated Radiation</w:t>
            </w:r>
          </w:p>
        </w:tc>
        <w:tc>
          <w:tcPr>
            <w:tcW w:w="1379" w:type="dxa"/>
            <w:shd w:val="clear" w:color="auto" w:fill="auto"/>
          </w:tcPr>
          <w:p w14:paraId="1BE7A55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CRAD</w:t>
            </w:r>
          </w:p>
        </w:tc>
        <w:tc>
          <w:tcPr>
            <w:tcW w:w="2854" w:type="dxa"/>
            <w:shd w:val="clear" w:color="auto" w:fill="auto"/>
          </w:tcPr>
          <w:p w14:paraId="20BDB147"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846A1A6"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MJ/m</w:t>
            </w:r>
            <w:r w:rsidRPr="00985161">
              <w:rPr>
                <w:rFonts w:cs="Arial"/>
                <w:szCs w:val="20"/>
                <w:vertAlign w:val="superscript"/>
              </w:rPr>
              <w:t>2</w:t>
            </w:r>
          </w:p>
        </w:tc>
      </w:tr>
      <w:tr w:rsidR="008969BF" w:rsidRPr="00985161" w14:paraId="6E7D2756" w14:textId="77777777" w:rsidTr="008969B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16CFDE0" w14:textId="77777777" w:rsidR="008969BF" w:rsidRPr="00985161" w:rsidRDefault="008969BF" w:rsidP="008969BF">
            <w:pPr>
              <w:rPr>
                <w:rFonts w:cs="Arial"/>
                <w:szCs w:val="20"/>
              </w:rPr>
            </w:pPr>
            <w:r w:rsidRPr="00985161">
              <w:rPr>
                <w:rFonts w:cs="Arial"/>
                <w:szCs w:val="20"/>
              </w:rPr>
              <w:t>Minimum Temperature</w:t>
            </w:r>
          </w:p>
        </w:tc>
        <w:tc>
          <w:tcPr>
            <w:tcW w:w="1379" w:type="dxa"/>
            <w:shd w:val="clear" w:color="auto" w:fill="auto"/>
          </w:tcPr>
          <w:p w14:paraId="7D5461D9"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TN</w:t>
            </w:r>
          </w:p>
        </w:tc>
        <w:tc>
          <w:tcPr>
            <w:tcW w:w="2854" w:type="dxa"/>
            <w:shd w:val="clear" w:color="auto" w:fill="auto"/>
          </w:tcPr>
          <w:p w14:paraId="293ABC31"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4D526F1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8969BF" w:rsidRPr="00985161" w14:paraId="72BD3F7F"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25B07DA" w14:textId="77777777" w:rsidR="008969BF" w:rsidRPr="00985161" w:rsidRDefault="008969BF" w:rsidP="008969BF">
            <w:pPr>
              <w:rPr>
                <w:rFonts w:cs="Arial"/>
                <w:szCs w:val="20"/>
              </w:rPr>
            </w:pPr>
            <w:r w:rsidRPr="00985161">
              <w:rPr>
                <w:rFonts w:cs="Arial"/>
                <w:szCs w:val="20"/>
              </w:rPr>
              <w:t>Maximum Temperature</w:t>
            </w:r>
          </w:p>
        </w:tc>
        <w:tc>
          <w:tcPr>
            <w:tcW w:w="1379" w:type="dxa"/>
            <w:shd w:val="clear" w:color="auto" w:fill="auto"/>
          </w:tcPr>
          <w:p w14:paraId="0949088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TX</w:t>
            </w:r>
          </w:p>
        </w:tc>
        <w:tc>
          <w:tcPr>
            <w:tcW w:w="2854" w:type="dxa"/>
            <w:shd w:val="clear" w:color="auto" w:fill="auto"/>
          </w:tcPr>
          <w:p w14:paraId="51D987E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13E6BE0"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vertAlign w:val="superscript"/>
              </w:rPr>
            </w:pPr>
            <w:r w:rsidRPr="00985161">
              <w:rPr>
                <w:rFonts w:cs="Arial"/>
                <w:szCs w:val="20"/>
              </w:rPr>
              <w:t>Celsius Degree</w:t>
            </w:r>
          </w:p>
        </w:tc>
      </w:tr>
      <w:tr w:rsidR="008969BF" w:rsidRPr="00985161" w14:paraId="13A8FE82"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139E425" w14:textId="77777777" w:rsidR="008969BF" w:rsidRPr="00985161" w:rsidRDefault="008969BF" w:rsidP="008969BF">
            <w:pPr>
              <w:rPr>
                <w:rFonts w:cs="Arial"/>
                <w:szCs w:val="20"/>
              </w:rPr>
            </w:pPr>
            <w:r w:rsidRPr="00985161">
              <w:rPr>
                <w:rFonts w:cs="Arial"/>
                <w:szCs w:val="20"/>
              </w:rPr>
              <w:t>Daily Mean Vapor pressure</w:t>
            </w:r>
          </w:p>
        </w:tc>
        <w:tc>
          <w:tcPr>
            <w:tcW w:w="1379" w:type="dxa"/>
            <w:shd w:val="clear" w:color="auto" w:fill="auto"/>
          </w:tcPr>
          <w:p w14:paraId="04F246C5"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MVP</w:t>
            </w:r>
          </w:p>
        </w:tc>
        <w:tc>
          <w:tcPr>
            <w:tcW w:w="2854" w:type="dxa"/>
            <w:shd w:val="clear" w:color="auto" w:fill="auto"/>
          </w:tcPr>
          <w:p w14:paraId="5D91B98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3A8822BA"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w:t>
            </w:r>
          </w:p>
        </w:tc>
      </w:tr>
      <w:tr w:rsidR="008969BF" w:rsidRPr="00985161" w14:paraId="2E11FE30" w14:textId="77777777" w:rsidTr="008969BF">
        <w:trPr>
          <w:trHeight w:val="3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53878E6" w14:textId="77777777" w:rsidR="008969BF" w:rsidRPr="00985161" w:rsidRDefault="008969BF" w:rsidP="008969BF">
            <w:pPr>
              <w:rPr>
                <w:rFonts w:cs="Arial"/>
                <w:szCs w:val="20"/>
              </w:rPr>
            </w:pPr>
            <w:r w:rsidRPr="00985161">
              <w:rPr>
                <w:rFonts w:cs="Arial"/>
                <w:szCs w:val="20"/>
              </w:rPr>
              <w:t>Daily Mean Wind speed</w:t>
            </w:r>
          </w:p>
        </w:tc>
        <w:tc>
          <w:tcPr>
            <w:tcW w:w="1379" w:type="dxa"/>
            <w:shd w:val="clear" w:color="auto" w:fill="auto"/>
          </w:tcPr>
          <w:p w14:paraId="7282E7D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w:t>
            </w:r>
          </w:p>
        </w:tc>
        <w:tc>
          <w:tcPr>
            <w:tcW w:w="2854" w:type="dxa"/>
            <w:shd w:val="clear" w:color="auto" w:fill="auto"/>
          </w:tcPr>
          <w:p w14:paraId="23043C15"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7481AE8B"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r w:rsidR="008969BF" w:rsidRPr="00985161" w14:paraId="455223A4" w14:textId="77777777" w:rsidTr="008969B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3513C4D" w14:textId="77777777" w:rsidR="008969BF" w:rsidRPr="00985161" w:rsidRDefault="008969BF" w:rsidP="008969BF">
            <w:pPr>
              <w:rPr>
                <w:rFonts w:cs="Arial"/>
                <w:szCs w:val="20"/>
              </w:rPr>
            </w:pPr>
            <w:r w:rsidRPr="00985161">
              <w:rPr>
                <w:rFonts w:cs="Arial"/>
                <w:szCs w:val="20"/>
              </w:rPr>
              <w:t>Precipitation</w:t>
            </w:r>
          </w:p>
        </w:tc>
        <w:tc>
          <w:tcPr>
            <w:tcW w:w="1379" w:type="dxa"/>
            <w:shd w:val="clear" w:color="auto" w:fill="auto"/>
          </w:tcPr>
          <w:p w14:paraId="5E8306AD"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w:t>
            </w:r>
          </w:p>
        </w:tc>
        <w:tc>
          <w:tcPr>
            <w:tcW w:w="2854" w:type="dxa"/>
            <w:shd w:val="clear" w:color="auto" w:fill="auto"/>
          </w:tcPr>
          <w:p w14:paraId="63A3F73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2450A83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8969BF" w:rsidRPr="00985161" w14:paraId="38DCF6A6" w14:textId="77777777" w:rsidTr="008969BF">
        <w:trPr>
          <w:trHeight w:val="1137"/>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B2E265D" w14:textId="77777777" w:rsidR="008969BF" w:rsidRPr="00985161" w:rsidRDefault="008969BF" w:rsidP="008969BF">
            <w:pPr>
              <w:rPr>
                <w:rFonts w:cs="Arial"/>
                <w:szCs w:val="20"/>
              </w:rPr>
            </w:pPr>
            <w:r w:rsidRPr="00985161">
              <w:rPr>
                <w:rFonts w:cs="Arial"/>
                <w:szCs w:val="20"/>
              </w:rPr>
              <w:t>Air temperature</w:t>
            </w:r>
          </w:p>
        </w:tc>
        <w:tc>
          <w:tcPr>
            <w:tcW w:w="1379" w:type="dxa"/>
            <w:shd w:val="clear" w:color="auto" w:fill="auto"/>
          </w:tcPr>
          <w:p w14:paraId="3482AB2E"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TT&lt;hour&gt;</w:t>
            </w:r>
          </w:p>
        </w:tc>
        <w:tc>
          <w:tcPr>
            <w:tcW w:w="2854" w:type="dxa"/>
            <w:shd w:val="clear" w:color="auto" w:fill="auto"/>
          </w:tcPr>
          <w:p w14:paraId="13EDE50C"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Air Temperature at 0</w:t>
            </w:r>
            <w:r>
              <w:rPr>
                <w:rFonts w:cs="Arial"/>
                <w:szCs w:val="20"/>
              </w:rPr>
              <w:t>0</w:t>
            </w:r>
            <w:r w:rsidRPr="00985161">
              <w:rPr>
                <w:rFonts w:cs="Arial"/>
                <w:szCs w:val="20"/>
              </w:rPr>
              <w:t xml:space="preserve">, </w:t>
            </w:r>
            <w:r>
              <w:rPr>
                <w:rFonts w:cs="Arial"/>
                <w:szCs w:val="20"/>
              </w:rPr>
              <w:t xml:space="preserve">03, 06, </w:t>
            </w:r>
            <w:r w:rsidRPr="00985161">
              <w:rPr>
                <w:rFonts w:cs="Arial"/>
                <w:szCs w:val="20"/>
              </w:rPr>
              <w:t>09, 12 of current day</w:t>
            </w:r>
          </w:p>
        </w:tc>
        <w:tc>
          <w:tcPr>
            <w:tcW w:w="2437" w:type="dxa"/>
            <w:shd w:val="clear" w:color="auto" w:fill="auto"/>
          </w:tcPr>
          <w:p w14:paraId="2878AEF7"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8969BF" w:rsidRPr="00985161" w14:paraId="11716949" w14:textId="77777777" w:rsidTr="008969BF">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0FEF0BA2" w14:textId="77777777" w:rsidR="008969BF" w:rsidRPr="00985161" w:rsidRDefault="008969BF" w:rsidP="008969BF">
            <w:pPr>
              <w:rPr>
                <w:rFonts w:cs="Arial"/>
                <w:szCs w:val="20"/>
              </w:rPr>
            </w:pPr>
            <w:r w:rsidRPr="00985161">
              <w:rPr>
                <w:rFonts w:cs="Arial"/>
                <w:szCs w:val="20"/>
              </w:rPr>
              <w:t>Relative Humidity</w:t>
            </w:r>
          </w:p>
        </w:tc>
        <w:tc>
          <w:tcPr>
            <w:tcW w:w="1379" w:type="dxa"/>
            <w:shd w:val="clear" w:color="auto" w:fill="auto"/>
          </w:tcPr>
          <w:p w14:paraId="609E0AB6"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RH&lt;hour&gt;</w:t>
            </w:r>
          </w:p>
        </w:tc>
        <w:tc>
          <w:tcPr>
            <w:tcW w:w="2854" w:type="dxa"/>
            <w:shd w:val="clear" w:color="auto" w:fill="auto"/>
          </w:tcPr>
          <w:p w14:paraId="2A0DBF2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 xml:space="preserve">Relative Humidity at </w:t>
            </w:r>
            <w:r>
              <w:rPr>
                <w:rFonts w:cs="Arial"/>
                <w:szCs w:val="20"/>
              </w:rPr>
              <w:t xml:space="preserve">00, 03, </w:t>
            </w:r>
            <w:r w:rsidRPr="00985161">
              <w:rPr>
                <w:rFonts w:cs="Arial"/>
                <w:szCs w:val="20"/>
              </w:rPr>
              <w:t>06, 09, 12 of current day</w:t>
            </w:r>
          </w:p>
        </w:tc>
        <w:tc>
          <w:tcPr>
            <w:tcW w:w="2437" w:type="dxa"/>
            <w:shd w:val="clear" w:color="auto" w:fill="auto"/>
          </w:tcPr>
          <w:p w14:paraId="6C6C4A75"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r>
      <w:tr w:rsidR="008969BF" w:rsidRPr="00985161" w14:paraId="6A27B359" w14:textId="77777777" w:rsidTr="008969BF">
        <w:trPr>
          <w:trHeight w:val="779"/>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6E0D5E2" w14:textId="77777777" w:rsidR="008969BF" w:rsidRPr="00985161" w:rsidRDefault="008969BF" w:rsidP="008969BF">
            <w:pPr>
              <w:rPr>
                <w:rFonts w:cs="Arial"/>
                <w:szCs w:val="20"/>
              </w:rPr>
            </w:pPr>
            <w:r w:rsidRPr="00985161">
              <w:rPr>
                <w:rFonts w:cs="Arial"/>
                <w:szCs w:val="20"/>
              </w:rPr>
              <w:t>Daily Mean Vapor Pressure Deficit</w:t>
            </w:r>
          </w:p>
        </w:tc>
        <w:tc>
          <w:tcPr>
            <w:tcW w:w="1379" w:type="dxa"/>
            <w:shd w:val="clear" w:color="auto" w:fill="auto"/>
          </w:tcPr>
          <w:p w14:paraId="3A7A1A11"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VPD</w:t>
            </w:r>
          </w:p>
        </w:tc>
        <w:tc>
          <w:tcPr>
            <w:tcW w:w="2854" w:type="dxa"/>
            <w:shd w:val="clear" w:color="auto" w:fill="auto"/>
          </w:tcPr>
          <w:p w14:paraId="7946C548"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Daily mean using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2B0B4375"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r>
      <w:tr w:rsidR="008969BF" w:rsidRPr="00985161" w14:paraId="021A42F6"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101840FD" w14:textId="77777777" w:rsidR="008969BF" w:rsidRPr="00985161" w:rsidRDefault="008969BF" w:rsidP="008969BF">
            <w:pPr>
              <w:rPr>
                <w:rFonts w:cs="Arial"/>
                <w:szCs w:val="20"/>
              </w:rPr>
            </w:pPr>
            <w:r w:rsidRPr="00985161">
              <w:rPr>
                <w:rFonts w:cs="Arial"/>
                <w:szCs w:val="20"/>
              </w:rPr>
              <w:t>Daily Mean of Slope Saturation</w:t>
            </w:r>
          </w:p>
        </w:tc>
        <w:tc>
          <w:tcPr>
            <w:tcW w:w="1379" w:type="dxa"/>
            <w:shd w:val="clear" w:color="auto" w:fill="auto"/>
          </w:tcPr>
          <w:p w14:paraId="0D81F3B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SLOPE</w:t>
            </w:r>
          </w:p>
        </w:tc>
        <w:tc>
          <w:tcPr>
            <w:tcW w:w="2854" w:type="dxa"/>
            <w:shd w:val="clear" w:color="auto" w:fill="auto"/>
          </w:tcPr>
          <w:p w14:paraId="4D6F8A19"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Daily mean using observation from 18</w:t>
            </w:r>
            <w:r w:rsidRPr="000B3815">
              <w:rPr>
                <w:rFonts w:cs="Arial"/>
                <w:szCs w:val="20"/>
              </w:rPr>
              <w:t xml:space="preserve">, </w:t>
            </w:r>
            <w:r>
              <w:rPr>
                <w:rFonts w:cs="Arial"/>
                <w:szCs w:val="20"/>
              </w:rPr>
              <w:t xml:space="preserve">21 </w:t>
            </w:r>
            <w:r w:rsidRPr="000B3815">
              <w:rPr>
                <w:rFonts w:cs="Arial"/>
                <w:szCs w:val="20"/>
              </w:rPr>
              <w:t>UTC</w:t>
            </w:r>
            <w:r>
              <w:rPr>
                <w:rFonts w:cs="Arial"/>
                <w:szCs w:val="20"/>
              </w:rPr>
              <w:t xml:space="preserve"> of previous day, 00, 03, 06, 09</w:t>
            </w:r>
            <w:r w:rsidRPr="000B3815">
              <w:rPr>
                <w:rFonts w:cs="Arial"/>
                <w:szCs w:val="20"/>
              </w:rPr>
              <w:t xml:space="preserve">, 12, 15, 18 </w:t>
            </w:r>
            <w:r>
              <w:rPr>
                <w:rFonts w:cs="Arial"/>
                <w:szCs w:val="20"/>
              </w:rPr>
              <w:t>UTC current day</w:t>
            </w:r>
          </w:p>
        </w:tc>
        <w:tc>
          <w:tcPr>
            <w:tcW w:w="2437" w:type="dxa"/>
            <w:shd w:val="clear" w:color="auto" w:fill="auto"/>
          </w:tcPr>
          <w:p w14:paraId="4B11BA06"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r>
      <w:tr w:rsidR="008969BF" w:rsidRPr="00985161" w14:paraId="0E8203E0"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4487957C" w14:textId="77777777" w:rsidR="008969BF" w:rsidRPr="00985161" w:rsidRDefault="008969BF" w:rsidP="008969BF">
            <w:pPr>
              <w:rPr>
                <w:rFonts w:cs="Arial"/>
                <w:szCs w:val="20"/>
              </w:rPr>
            </w:pPr>
            <w:r>
              <w:rPr>
                <w:rFonts w:cs="Arial"/>
                <w:szCs w:val="20"/>
              </w:rPr>
              <w:t>ANGOT Radiation</w:t>
            </w:r>
          </w:p>
        </w:tc>
        <w:tc>
          <w:tcPr>
            <w:tcW w:w="1379" w:type="dxa"/>
            <w:shd w:val="clear" w:color="auto" w:fill="auto"/>
          </w:tcPr>
          <w:p w14:paraId="207E7FC8"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ANGRAD</w:t>
            </w:r>
          </w:p>
        </w:tc>
        <w:tc>
          <w:tcPr>
            <w:tcW w:w="2854" w:type="dxa"/>
            <w:shd w:val="clear" w:color="auto" w:fill="auto"/>
          </w:tcPr>
          <w:p w14:paraId="2FF8DBF2"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91AA6E8"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37C00AEB"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CDB69F0" w14:textId="77777777" w:rsidR="008969BF" w:rsidRPr="00985161" w:rsidRDefault="008969BF" w:rsidP="008969BF">
            <w:pPr>
              <w:rPr>
                <w:rFonts w:cs="Arial"/>
                <w:szCs w:val="20"/>
              </w:rPr>
            </w:pPr>
            <w:r w:rsidRPr="00DE5B72">
              <w:rPr>
                <w:rFonts w:cs="Arial"/>
                <w:szCs w:val="20"/>
              </w:rPr>
              <w:t>Angstrom</w:t>
            </w:r>
            <w:r>
              <w:rPr>
                <w:rFonts w:cs="Arial"/>
                <w:szCs w:val="20"/>
              </w:rPr>
              <w:t xml:space="preserve"> </w:t>
            </w:r>
            <w:r w:rsidRPr="00DE5B72">
              <w:rPr>
                <w:rFonts w:cs="Arial"/>
                <w:szCs w:val="20"/>
              </w:rPr>
              <w:t>Prescott</w:t>
            </w:r>
            <w:r>
              <w:rPr>
                <w:rFonts w:cs="Arial"/>
                <w:szCs w:val="20"/>
              </w:rPr>
              <w:t xml:space="preserve"> </w:t>
            </w:r>
            <w:r w:rsidRPr="00DE5B72">
              <w:rPr>
                <w:rFonts w:cs="Arial"/>
                <w:szCs w:val="20"/>
              </w:rPr>
              <w:t>Radiation</w:t>
            </w:r>
          </w:p>
        </w:tc>
        <w:tc>
          <w:tcPr>
            <w:tcW w:w="1379" w:type="dxa"/>
            <w:shd w:val="clear" w:color="auto" w:fill="auto"/>
          </w:tcPr>
          <w:p w14:paraId="787BF38D"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APRAD</w:t>
            </w:r>
          </w:p>
        </w:tc>
        <w:tc>
          <w:tcPr>
            <w:tcW w:w="2854" w:type="dxa"/>
            <w:shd w:val="clear" w:color="auto" w:fill="auto"/>
          </w:tcPr>
          <w:p w14:paraId="463B607C"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EF13D0D"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042087A8"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D6FA220" w14:textId="77777777" w:rsidR="008969BF" w:rsidRPr="00985161" w:rsidRDefault="008969BF" w:rsidP="008969BF">
            <w:pPr>
              <w:rPr>
                <w:rFonts w:cs="Arial"/>
                <w:szCs w:val="20"/>
              </w:rPr>
            </w:pPr>
            <w:r w:rsidRPr="00DE5B72">
              <w:rPr>
                <w:rFonts w:cs="Arial"/>
                <w:szCs w:val="20"/>
              </w:rPr>
              <w:t>Supit-Van Kappel Radiation</w:t>
            </w:r>
          </w:p>
        </w:tc>
        <w:tc>
          <w:tcPr>
            <w:tcW w:w="1379" w:type="dxa"/>
            <w:shd w:val="clear" w:color="auto" w:fill="auto"/>
          </w:tcPr>
          <w:p w14:paraId="1EAB8DC7"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SVKRAD</w:t>
            </w:r>
          </w:p>
        </w:tc>
        <w:tc>
          <w:tcPr>
            <w:tcW w:w="2854" w:type="dxa"/>
            <w:shd w:val="clear" w:color="auto" w:fill="auto"/>
          </w:tcPr>
          <w:p w14:paraId="366AD134"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3AE87D6D"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4067338A"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F00EF53" w14:textId="77777777" w:rsidR="008969BF" w:rsidRPr="00985161" w:rsidRDefault="008969BF" w:rsidP="008969BF">
            <w:pPr>
              <w:rPr>
                <w:rFonts w:cs="Arial"/>
                <w:szCs w:val="20"/>
              </w:rPr>
            </w:pPr>
            <w:r>
              <w:rPr>
                <w:rFonts w:cs="Arial"/>
                <w:szCs w:val="20"/>
              </w:rPr>
              <w:lastRenderedPageBreak/>
              <w:t xml:space="preserve">Hargreaves </w:t>
            </w:r>
            <w:r w:rsidRPr="00DE5B72">
              <w:rPr>
                <w:rFonts w:cs="Arial"/>
                <w:szCs w:val="20"/>
              </w:rPr>
              <w:t>Radiation</w:t>
            </w:r>
          </w:p>
        </w:tc>
        <w:tc>
          <w:tcPr>
            <w:tcW w:w="1379" w:type="dxa"/>
            <w:shd w:val="clear" w:color="auto" w:fill="auto"/>
          </w:tcPr>
          <w:p w14:paraId="11EA454E"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HGVRAD</w:t>
            </w:r>
          </w:p>
        </w:tc>
        <w:tc>
          <w:tcPr>
            <w:tcW w:w="2854" w:type="dxa"/>
            <w:shd w:val="clear" w:color="auto" w:fill="auto"/>
          </w:tcPr>
          <w:p w14:paraId="63718871"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58C3F5B"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K</w:t>
            </w:r>
            <w:r w:rsidRPr="00985161">
              <w:rPr>
                <w:rFonts w:cs="Arial"/>
                <w:szCs w:val="20"/>
              </w:rPr>
              <w:t>J/m</w:t>
            </w:r>
            <w:r w:rsidRPr="00985161">
              <w:rPr>
                <w:rFonts w:cs="Arial"/>
                <w:szCs w:val="20"/>
                <w:vertAlign w:val="superscript"/>
              </w:rPr>
              <w:t>2</w:t>
            </w:r>
          </w:p>
        </w:tc>
      </w:tr>
      <w:tr w:rsidR="008969BF" w:rsidRPr="00985161" w14:paraId="0F55EC53"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523118C9" w14:textId="77777777" w:rsidR="008969BF" w:rsidRPr="00985161" w:rsidRDefault="008969BF" w:rsidP="008969BF">
            <w:pPr>
              <w:rPr>
                <w:rFonts w:cs="Arial"/>
                <w:szCs w:val="20"/>
              </w:rPr>
            </w:pPr>
            <w:r>
              <w:t xml:space="preserve">Penman potential evapotranspiration </w:t>
            </w:r>
            <w:r w:rsidRPr="00EE2E15">
              <w:t>from a free water surface</w:t>
            </w:r>
          </w:p>
        </w:tc>
        <w:tc>
          <w:tcPr>
            <w:tcW w:w="1379" w:type="dxa"/>
            <w:shd w:val="clear" w:color="auto" w:fill="auto"/>
          </w:tcPr>
          <w:p w14:paraId="4090C730" w14:textId="77777777" w:rsidR="008969BF"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E0</w:t>
            </w:r>
          </w:p>
        </w:tc>
        <w:tc>
          <w:tcPr>
            <w:tcW w:w="2854" w:type="dxa"/>
            <w:shd w:val="clear" w:color="auto" w:fill="auto"/>
          </w:tcPr>
          <w:p w14:paraId="0D36530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781D1906"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04B1A10F" w14:textId="77777777" w:rsidTr="008969BF">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6E57EA6A" w14:textId="77777777" w:rsidR="008969BF" w:rsidRPr="00985161" w:rsidRDefault="008969BF" w:rsidP="008969BF">
            <w:pPr>
              <w:rPr>
                <w:rFonts w:cs="Arial"/>
                <w:szCs w:val="20"/>
              </w:rPr>
            </w:pPr>
            <w:r>
              <w:t xml:space="preserve">Penman potential evapotranspiration </w:t>
            </w:r>
            <w:r w:rsidRPr="00EE2E15">
              <w:t>from a moist bare soil surface</w:t>
            </w:r>
          </w:p>
        </w:tc>
        <w:tc>
          <w:tcPr>
            <w:tcW w:w="1379" w:type="dxa"/>
            <w:shd w:val="clear" w:color="auto" w:fill="auto"/>
          </w:tcPr>
          <w:p w14:paraId="3DC8E28A"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ES0</w:t>
            </w:r>
          </w:p>
        </w:tc>
        <w:tc>
          <w:tcPr>
            <w:tcW w:w="2854" w:type="dxa"/>
            <w:shd w:val="clear" w:color="auto" w:fill="auto"/>
          </w:tcPr>
          <w:p w14:paraId="5EA78FB0"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5D403EAF"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2B3B7C99" w14:textId="77777777" w:rsidTr="008969BF">
        <w:trPr>
          <w:trHeight w:val="7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D7C7BFD" w14:textId="77777777" w:rsidR="008969BF" w:rsidRPr="00985161" w:rsidRDefault="008969BF" w:rsidP="008969BF">
            <w:pPr>
              <w:rPr>
                <w:rFonts w:cs="Arial"/>
                <w:szCs w:val="20"/>
              </w:rPr>
            </w:pPr>
            <w:r>
              <w:t>Penman potential evapotranspiration from a crop canopy</w:t>
            </w:r>
          </w:p>
        </w:tc>
        <w:tc>
          <w:tcPr>
            <w:tcW w:w="1379" w:type="dxa"/>
            <w:shd w:val="clear" w:color="auto" w:fill="auto"/>
          </w:tcPr>
          <w:p w14:paraId="1BAD73F3"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ET0</w:t>
            </w:r>
          </w:p>
        </w:tc>
        <w:tc>
          <w:tcPr>
            <w:tcW w:w="2854" w:type="dxa"/>
            <w:shd w:val="clear" w:color="auto" w:fill="auto"/>
          </w:tcPr>
          <w:p w14:paraId="6845FF5A"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606203D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m</w:t>
            </w:r>
            <w:r w:rsidRPr="00985161">
              <w:rPr>
                <w:rFonts w:cs="Arial"/>
                <w:szCs w:val="20"/>
              </w:rPr>
              <w:t>m/day</w:t>
            </w:r>
          </w:p>
        </w:tc>
      </w:tr>
      <w:tr w:rsidR="008969BF" w:rsidRPr="00985161" w14:paraId="59804BF0" w14:textId="77777777" w:rsidTr="008969B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427B35B" w14:textId="77777777" w:rsidR="008969BF" w:rsidRPr="00985161" w:rsidRDefault="008969BF" w:rsidP="008969BF">
            <w:pPr>
              <w:rPr>
                <w:rFonts w:cs="Arial"/>
                <w:szCs w:val="20"/>
              </w:rPr>
            </w:pPr>
            <w:r w:rsidRPr="00985161">
              <w:rPr>
                <w:rFonts w:cs="Arial"/>
                <w:szCs w:val="20"/>
              </w:rPr>
              <w:t>Snow depth</w:t>
            </w:r>
          </w:p>
        </w:tc>
        <w:tc>
          <w:tcPr>
            <w:tcW w:w="1379" w:type="dxa"/>
            <w:shd w:val="clear" w:color="auto" w:fill="auto"/>
          </w:tcPr>
          <w:p w14:paraId="22185F43"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w:t>
            </w:r>
          </w:p>
        </w:tc>
        <w:tc>
          <w:tcPr>
            <w:tcW w:w="2854" w:type="dxa"/>
            <w:shd w:val="clear" w:color="auto" w:fill="auto"/>
          </w:tcPr>
          <w:p w14:paraId="1C0B3F7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Instantaneous value at 00 UTC</w:t>
            </w:r>
          </w:p>
        </w:tc>
        <w:tc>
          <w:tcPr>
            <w:tcW w:w="2437" w:type="dxa"/>
            <w:shd w:val="clear" w:color="auto" w:fill="auto"/>
          </w:tcPr>
          <w:p w14:paraId="768EA5EC"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r>
      <w:tr w:rsidR="008969BF" w:rsidRPr="00985161" w14:paraId="40E3AC4E" w14:textId="77777777" w:rsidTr="008969BF">
        <w:trPr>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29EE241C" w14:textId="77777777" w:rsidR="008969BF" w:rsidRPr="00985161" w:rsidRDefault="008969BF" w:rsidP="008969BF">
            <w:pPr>
              <w:rPr>
                <w:rFonts w:cs="Arial"/>
                <w:szCs w:val="20"/>
              </w:rPr>
            </w:pPr>
            <w:r w:rsidRPr="00985161">
              <w:rPr>
                <w:rFonts w:cs="Arial"/>
                <w:szCs w:val="20"/>
              </w:rPr>
              <w:t>Visibility</w:t>
            </w:r>
          </w:p>
        </w:tc>
        <w:tc>
          <w:tcPr>
            <w:tcW w:w="1379" w:type="dxa"/>
            <w:shd w:val="clear" w:color="auto" w:fill="auto"/>
          </w:tcPr>
          <w:p w14:paraId="2FEC0B8F"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VIS</w:t>
            </w:r>
          </w:p>
        </w:tc>
        <w:tc>
          <w:tcPr>
            <w:tcW w:w="2854" w:type="dxa"/>
            <w:shd w:val="clear" w:color="auto" w:fill="auto"/>
          </w:tcPr>
          <w:p w14:paraId="0D842812" w14:textId="77777777" w:rsidR="008969BF" w:rsidRPr="00985161" w:rsidRDefault="008969BF"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Formula using observation from 00, 03, </w:t>
            </w:r>
            <w:r w:rsidRPr="000B3815">
              <w:rPr>
                <w:rFonts w:cs="Arial"/>
                <w:szCs w:val="20"/>
              </w:rPr>
              <w:t>06, 09, 12</w:t>
            </w:r>
          </w:p>
        </w:tc>
        <w:tc>
          <w:tcPr>
            <w:tcW w:w="2437" w:type="dxa"/>
            <w:shd w:val="clear" w:color="auto" w:fill="auto"/>
          </w:tcPr>
          <w:p w14:paraId="2201FA15" w14:textId="77777777" w:rsidR="008969BF" w:rsidRPr="00985161" w:rsidRDefault="008D71D8" w:rsidP="008969BF">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8969BF" w:rsidRPr="00985161">
              <w:rPr>
                <w:rFonts w:cs="Arial"/>
                <w:szCs w:val="20"/>
              </w:rPr>
              <w:t>m</w:t>
            </w:r>
          </w:p>
        </w:tc>
      </w:tr>
      <w:tr w:rsidR="008969BF" w:rsidRPr="00985161" w14:paraId="3DD0A957" w14:textId="77777777" w:rsidTr="008969B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68" w:type="dxa"/>
            <w:shd w:val="clear" w:color="auto" w:fill="auto"/>
          </w:tcPr>
          <w:p w14:paraId="7955FA68" w14:textId="77777777" w:rsidR="008969BF" w:rsidRPr="00985161" w:rsidRDefault="008969BF" w:rsidP="008969BF">
            <w:pPr>
              <w:rPr>
                <w:rFonts w:cs="Arial"/>
                <w:szCs w:val="20"/>
              </w:rPr>
            </w:pPr>
            <w:r>
              <w:rPr>
                <w:rFonts w:cs="Arial"/>
                <w:szCs w:val="20"/>
              </w:rPr>
              <w:t>Absolut daily minimum temperature</w:t>
            </w:r>
          </w:p>
        </w:tc>
        <w:tc>
          <w:tcPr>
            <w:tcW w:w="1379" w:type="dxa"/>
            <w:shd w:val="clear" w:color="auto" w:fill="auto"/>
          </w:tcPr>
          <w:p w14:paraId="72747252"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TND</w:t>
            </w:r>
          </w:p>
        </w:tc>
        <w:tc>
          <w:tcPr>
            <w:tcW w:w="2854" w:type="dxa"/>
            <w:shd w:val="clear" w:color="auto" w:fill="auto"/>
          </w:tcPr>
          <w:p w14:paraId="7852AE72" w14:textId="77777777" w:rsidR="008969BF"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See the formula</w:t>
            </w:r>
          </w:p>
        </w:tc>
        <w:tc>
          <w:tcPr>
            <w:tcW w:w="2437" w:type="dxa"/>
            <w:shd w:val="clear" w:color="auto" w:fill="auto"/>
          </w:tcPr>
          <w:p w14:paraId="16FB3298" w14:textId="77777777" w:rsidR="008969BF" w:rsidRPr="00985161" w:rsidRDefault="008969BF" w:rsidP="008969BF">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Celsius Degree</w:t>
            </w:r>
          </w:p>
        </w:tc>
      </w:tr>
    </w:tbl>
    <w:p w14:paraId="08FD4A52" w14:textId="77777777" w:rsidR="00A76FD3" w:rsidRDefault="00A76FD3" w:rsidP="00F918BD"/>
    <w:p w14:paraId="7818EBDA" w14:textId="77777777" w:rsidR="00A76FD3" w:rsidRDefault="00A76FD3" w:rsidP="00F918BD"/>
    <w:p w14:paraId="6F1CEFA5" w14:textId="77777777" w:rsidR="00BE4158" w:rsidRPr="0048247D" w:rsidRDefault="00BE4158" w:rsidP="0048247D">
      <w:pPr>
        <w:pStyle w:val="JRCLevel-3title"/>
        <w:numPr>
          <w:ilvl w:val="0"/>
          <w:numId w:val="0"/>
        </w:numPr>
      </w:pPr>
      <w:bookmarkStart w:id="231" w:name="_Toc68684798"/>
      <w:r w:rsidRPr="0048247D">
        <w:t>3.3</w:t>
      </w:r>
      <w:r w:rsidR="0042297D" w:rsidRPr="0048247D">
        <w:t>.</w:t>
      </w:r>
      <w:r w:rsidR="00E6668E">
        <w:t>2</w:t>
      </w:r>
      <w:r w:rsidRPr="0048247D">
        <w:t xml:space="preserve"> Aggregation formulas</w:t>
      </w:r>
      <w:bookmarkEnd w:id="231"/>
    </w:p>
    <w:p w14:paraId="44228B0C" w14:textId="25998568" w:rsidR="004C45CD" w:rsidRDefault="00BE4158" w:rsidP="00BE4158">
      <w:pPr>
        <w:rPr>
          <w:rFonts w:cs="Arial"/>
          <w:szCs w:val="20"/>
        </w:rPr>
      </w:pPr>
      <w:r w:rsidRPr="00F63B3F">
        <w:rPr>
          <w:rFonts w:cs="Arial"/>
          <w:szCs w:val="20"/>
        </w:rPr>
        <w:t xml:space="preserve">For each property produced by </w:t>
      </w:r>
      <w:r w:rsidR="009E6521">
        <w:rPr>
          <w:rFonts w:cs="Arial"/>
          <w:szCs w:val="20"/>
        </w:rPr>
        <w:t xml:space="preserve">the </w:t>
      </w:r>
      <w:r w:rsidRPr="00F63B3F">
        <w:rPr>
          <w:rFonts w:cs="Arial"/>
          <w:szCs w:val="20"/>
        </w:rPr>
        <w:t>Aggregation step</w:t>
      </w:r>
      <w:r w:rsidR="009E6521">
        <w:rPr>
          <w:rFonts w:cs="Arial"/>
          <w:szCs w:val="20"/>
        </w:rPr>
        <w:t>,</w:t>
      </w:r>
      <w:r w:rsidRPr="00F63B3F">
        <w:rPr>
          <w:rFonts w:cs="Arial"/>
          <w:szCs w:val="20"/>
        </w:rPr>
        <w:t xml:space="preserve"> the </w:t>
      </w:r>
      <w:r w:rsidR="009E6521">
        <w:rPr>
          <w:rFonts w:cs="Arial"/>
          <w:szCs w:val="20"/>
        </w:rPr>
        <w:t>module is</w:t>
      </w:r>
      <w:r w:rsidRPr="00F63B3F">
        <w:rPr>
          <w:rFonts w:cs="Arial"/>
          <w:szCs w:val="20"/>
        </w:rPr>
        <w:t xml:space="preserve"> calling a formula.</w:t>
      </w:r>
      <w:r w:rsidR="004C45CD">
        <w:rPr>
          <w:rFonts w:cs="Arial"/>
          <w:szCs w:val="20"/>
        </w:rPr>
        <w:t xml:space="preserve"> </w:t>
      </w:r>
    </w:p>
    <w:p w14:paraId="7C3D19CE" w14:textId="1F73BBF7" w:rsidR="004C45CD" w:rsidRDefault="009E6521" w:rsidP="00BE4158">
      <w:pPr>
        <w:rPr>
          <w:rFonts w:cs="Arial"/>
          <w:szCs w:val="20"/>
        </w:rPr>
      </w:pPr>
      <w:r>
        <w:rPr>
          <w:rFonts w:cs="Arial"/>
          <w:szCs w:val="20"/>
        </w:rPr>
        <w:t>B</w:t>
      </w:r>
      <w:r w:rsidR="004C45CD">
        <w:rPr>
          <w:rFonts w:cs="Arial"/>
          <w:szCs w:val="20"/>
        </w:rPr>
        <w:t xml:space="preserve">efore </w:t>
      </w:r>
      <w:r>
        <w:rPr>
          <w:rFonts w:cs="Arial"/>
          <w:szCs w:val="20"/>
        </w:rPr>
        <w:t xml:space="preserve">applying those </w:t>
      </w:r>
      <w:r w:rsidR="004C45CD">
        <w:rPr>
          <w:rFonts w:cs="Arial"/>
          <w:szCs w:val="20"/>
        </w:rPr>
        <w:t>aggregation formulas</w:t>
      </w:r>
      <w:r>
        <w:rPr>
          <w:rFonts w:cs="Arial"/>
          <w:szCs w:val="20"/>
        </w:rPr>
        <w:t>,</w:t>
      </w:r>
      <w:r w:rsidR="004C45CD">
        <w:rPr>
          <w:rFonts w:cs="Arial"/>
          <w:szCs w:val="20"/>
        </w:rPr>
        <w:t xml:space="preserve"> some hourly properties </w:t>
      </w:r>
      <w:r>
        <w:rPr>
          <w:rFonts w:cs="Arial"/>
          <w:szCs w:val="20"/>
        </w:rPr>
        <w:t xml:space="preserve">undergo </w:t>
      </w:r>
      <w:r w:rsidR="004C45CD">
        <w:rPr>
          <w:rFonts w:cs="Arial"/>
          <w:szCs w:val="20"/>
        </w:rPr>
        <w:t>an Interpolation temporal rule:</w:t>
      </w:r>
    </w:p>
    <w:p w14:paraId="4F13FADB" w14:textId="77777777" w:rsidR="004C45CD" w:rsidRDefault="004C45CD">
      <w:pPr>
        <w:pStyle w:val="Paragrafoelenco"/>
        <w:numPr>
          <w:ilvl w:val="0"/>
          <w:numId w:val="11"/>
        </w:numPr>
      </w:pPr>
      <w:r>
        <w:t>Air temperature (TT)</w:t>
      </w:r>
    </w:p>
    <w:p w14:paraId="4C8B89AF" w14:textId="77777777" w:rsidR="004C45CD" w:rsidRDefault="004C45CD">
      <w:pPr>
        <w:pStyle w:val="Paragrafoelenco"/>
        <w:numPr>
          <w:ilvl w:val="0"/>
          <w:numId w:val="11"/>
        </w:numPr>
      </w:pPr>
      <w:r>
        <w:t>Dew point temperature (TD)</w:t>
      </w:r>
    </w:p>
    <w:p w14:paraId="202DEE85" w14:textId="77777777" w:rsidR="004C45CD" w:rsidRDefault="004C45CD">
      <w:pPr>
        <w:pStyle w:val="Paragrafoelenco"/>
        <w:numPr>
          <w:ilvl w:val="0"/>
          <w:numId w:val="11"/>
        </w:numPr>
      </w:pPr>
      <w:r>
        <w:t>Maximum 1h temperature (TX1)</w:t>
      </w:r>
    </w:p>
    <w:p w14:paraId="1D242608" w14:textId="77777777" w:rsidR="004C45CD" w:rsidRDefault="004C45CD">
      <w:pPr>
        <w:pStyle w:val="Paragrafoelenco"/>
        <w:numPr>
          <w:ilvl w:val="0"/>
          <w:numId w:val="11"/>
        </w:numPr>
      </w:pPr>
      <w:r>
        <w:t>Minimum 1h temperature (TN1)</w:t>
      </w:r>
    </w:p>
    <w:p w14:paraId="0ED3BFD9" w14:textId="77777777" w:rsidR="004C45CD" w:rsidRDefault="004C45CD">
      <w:pPr>
        <w:pStyle w:val="Paragrafoelenco"/>
        <w:numPr>
          <w:ilvl w:val="0"/>
          <w:numId w:val="11"/>
        </w:numPr>
      </w:pPr>
      <w:r>
        <w:t>Relative humidity (RH)</w:t>
      </w:r>
    </w:p>
    <w:p w14:paraId="6C73B17C" w14:textId="77777777" w:rsidR="004C45CD" w:rsidRDefault="004C45CD">
      <w:pPr>
        <w:pStyle w:val="Paragrafoelenco"/>
        <w:numPr>
          <w:ilvl w:val="0"/>
          <w:numId w:val="11"/>
        </w:numPr>
      </w:pPr>
      <w:r>
        <w:t>Calculated relative humidity (D_RH)</w:t>
      </w:r>
    </w:p>
    <w:p w14:paraId="2D6CD118" w14:textId="77777777" w:rsidR="005814E8" w:rsidRDefault="005814E8">
      <w:pPr>
        <w:pStyle w:val="Paragrafoelenco"/>
        <w:numPr>
          <w:ilvl w:val="0"/>
          <w:numId w:val="11"/>
        </w:numPr>
      </w:pPr>
      <w:r>
        <w:t>Wind speed (FF)</w:t>
      </w:r>
    </w:p>
    <w:p w14:paraId="429E40B0" w14:textId="77777777" w:rsidR="005814E8" w:rsidRDefault="005814E8">
      <w:pPr>
        <w:pStyle w:val="Paragrafoelenco"/>
        <w:numPr>
          <w:ilvl w:val="0"/>
          <w:numId w:val="11"/>
        </w:numPr>
      </w:pPr>
      <w:r>
        <w:t>Slope (D_SLOPE)</w:t>
      </w:r>
    </w:p>
    <w:p w14:paraId="4C2477E7" w14:textId="77777777" w:rsidR="005814E8" w:rsidRDefault="005814E8">
      <w:pPr>
        <w:pStyle w:val="Paragrafoelenco"/>
        <w:numPr>
          <w:ilvl w:val="0"/>
          <w:numId w:val="11"/>
        </w:numPr>
      </w:pPr>
      <w:r>
        <w:t>Cloud cover (N)</w:t>
      </w:r>
    </w:p>
    <w:p w14:paraId="2E18BC33" w14:textId="77777777" w:rsidR="005814E8" w:rsidRDefault="005814E8">
      <w:pPr>
        <w:pStyle w:val="Paragrafoelenco"/>
        <w:numPr>
          <w:ilvl w:val="0"/>
          <w:numId w:val="11"/>
        </w:numPr>
      </w:pPr>
      <w:r>
        <w:t>Low cloud cover (L)</w:t>
      </w:r>
    </w:p>
    <w:p w14:paraId="05F8BDDB" w14:textId="77777777" w:rsidR="005814E8" w:rsidRPr="0004469F" w:rsidRDefault="005814E8">
      <w:pPr>
        <w:pStyle w:val="Paragrafoelenco"/>
        <w:numPr>
          <w:ilvl w:val="0"/>
          <w:numId w:val="11"/>
        </w:numPr>
        <w:rPr>
          <w:lang w:val="it-IT"/>
          <w:rPrChange w:id="232" w:author="Account Microsoft" w:date="2021-04-06T16:22:00Z">
            <w:rPr/>
          </w:rPrChange>
        </w:rPr>
      </w:pPr>
      <w:r w:rsidRPr="0004469F">
        <w:rPr>
          <w:lang w:val="it-IT"/>
          <w:rPrChange w:id="233" w:author="Account Microsoft" w:date="2021-04-06T16:22:00Z">
            <w:rPr/>
          </w:rPrChange>
        </w:rPr>
        <w:t>Vapor pressure deficit (D_VPD)</w:t>
      </w:r>
    </w:p>
    <w:p w14:paraId="32983F6B" w14:textId="77777777" w:rsidR="005814E8" w:rsidRDefault="005814E8">
      <w:pPr>
        <w:pStyle w:val="Paragrafoelenco"/>
        <w:numPr>
          <w:ilvl w:val="0"/>
          <w:numId w:val="11"/>
        </w:numPr>
      </w:pPr>
      <w:r>
        <w:t>Vapor pressure (D_E)</w:t>
      </w:r>
    </w:p>
    <w:p w14:paraId="15C5C2F1" w14:textId="77777777" w:rsidR="005814E8" w:rsidRDefault="005814E8">
      <w:pPr>
        <w:pStyle w:val="Paragrafoelenco"/>
        <w:numPr>
          <w:ilvl w:val="0"/>
          <w:numId w:val="11"/>
        </w:numPr>
      </w:pPr>
      <w:r>
        <w:t>Visibility (VIS)</w:t>
      </w:r>
    </w:p>
    <w:p w14:paraId="5ED44D93" w14:textId="35FEC78D" w:rsidR="004C45CD" w:rsidRDefault="005814E8" w:rsidP="004C45CD">
      <w:pPr>
        <w:rPr>
          <w:szCs w:val="20"/>
        </w:rPr>
      </w:pPr>
      <w:r>
        <w:rPr>
          <w:szCs w:val="20"/>
        </w:rPr>
        <w:t>To apply the interpolation is necessary to have at least 80% of valid values in the interval</w:t>
      </w:r>
      <w:r w:rsidR="00272961">
        <w:rPr>
          <w:szCs w:val="20"/>
        </w:rPr>
        <w:t xml:space="preserve"> configured in the Aggregation.XML file</w:t>
      </w:r>
      <w:r>
        <w:rPr>
          <w:szCs w:val="20"/>
        </w:rPr>
        <w:t>.</w:t>
      </w:r>
    </w:p>
    <w:p w14:paraId="11B0D8D2" w14:textId="22F5ED4F" w:rsidR="00B17D1E" w:rsidRDefault="00B17D1E" w:rsidP="004C45CD">
      <w:pPr>
        <w:rPr>
          <w:szCs w:val="20"/>
        </w:rPr>
      </w:pPr>
      <w:r>
        <w:rPr>
          <w:szCs w:val="20"/>
        </w:rPr>
        <w:t>S</w:t>
      </w:r>
      <w:r w:rsidR="005E5459">
        <w:rPr>
          <w:szCs w:val="20"/>
        </w:rPr>
        <w:t xml:space="preserve">ince </w:t>
      </w:r>
      <w:r>
        <w:rPr>
          <w:szCs w:val="20"/>
        </w:rPr>
        <w:t xml:space="preserve"> version 1.5.0, the interpolation </w:t>
      </w:r>
      <w:r w:rsidR="005E5459">
        <w:rPr>
          <w:szCs w:val="20"/>
        </w:rPr>
        <w:t>is not anymore available</w:t>
      </w:r>
      <w:r>
        <w:rPr>
          <w:szCs w:val="20"/>
        </w:rPr>
        <w:t xml:space="preserve"> for the 1H precipitation property. </w:t>
      </w:r>
    </w:p>
    <w:p w14:paraId="487AB0A7" w14:textId="77777777" w:rsidR="008969BF" w:rsidRDefault="008969BF" w:rsidP="004C45CD">
      <w:pPr>
        <w:rPr>
          <w:szCs w:val="20"/>
        </w:rPr>
      </w:pPr>
    </w:p>
    <w:p w14:paraId="25D7D1A2" w14:textId="77777777" w:rsidR="00A76FD3" w:rsidRDefault="00A76FD3" w:rsidP="00A76FD3">
      <w:pPr>
        <w:pStyle w:val="Titolo4"/>
        <w:numPr>
          <w:ilvl w:val="3"/>
          <w:numId w:val="39"/>
        </w:numPr>
        <w:rPr>
          <w:rFonts w:ascii="Verdana" w:hAnsi="Verdana"/>
          <w:b/>
        </w:rPr>
      </w:pPr>
      <w:r w:rsidRPr="00A76FD3">
        <w:rPr>
          <w:rFonts w:ascii="Verdana" w:hAnsi="Verdana"/>
          <w:b/>
        </w:rPr>
        <w:t xml:space="preserve">Aggregation rules for ROI </w:t>
      </w:r>
      <w:r>
        <w:rPr>
          <w:rFonts w:ascii="Verdana" w:hAnsi="Verdana"/>
          <w:b/>
        </w:rPr>
        <w:t>–</w:t>
      </w:r>
      <w:r w:rsidRPr="00A76FD3">
        <w:rPr>
          <w:rFonts w:ascii="Verdana" w:hAnsi="Verdana"/>
          <w:b/>
        </w:rPr>
        <w:t xml:space="preserve"> EUROPE</w:t>
      </w:r>
    </w:p>
    <w:p w14:paraId="6391FAF5" w14:textId="77777777" w:rsidR="008969BF" w:rsidRDefault="008969BF" w:rsidP="00BE4158">
      <w:pPr>
        <w:rPr>
          <w:szCs w:val="20"/>
        </w:rPr>
      </w:pPr>
    </w:p>
    <w:p w14:paraId="7255714D" w14:textId="77777777" w:rsidR="00BE4158" w:rsidRPr="00F63B3F" w:rsidRDefault="00BE4158" w:rsidP="00BE4158">
      <w:pPr>
        <w:rPr>
          <w:rFonts w:cs="Arial"/>
          <w:szCs w:val="20"/>
        </w:rPr>
      </w:pPr>
      <w:r w:rsidRPr="00A76FD3">
        <w:rPr>
          <w:szCs w:val="20"/>
        </w:rPr>
        <w:t>We would describe below some logics to calculate aggregated values</w:t>
      </w:r>
      <w:r w:rsidR="008969BF">
        <w:rPr>
          <w:szCs w:val="20"/>
        </w:rPr>
        <w:t xml:space="preserve"> for the ROI - Europe</w:t>
      </w:r>
      <w:r w:rsidRPr="00F63B3F">
        <w:rPr>
          <w:rFonts w:cs="Arial"/>
          <w:szCs w:val="20"/>
        </w:rPr>
        <w:t>:</w:t>
      </w:r>
    </w:p>
    <w:p w14:paraId="52E8912E" w14:textId="52F74F29" w:rsidR="00BE4158" w:rsidRDefault="00BE4158">
      <w:pPr>
        <w:pStyle w:val="Paragrafoelenco"/>
      </w:pPr>
      <w:r w:rsidRPr="00F55018">
        <w:rPr>
          <w:b/>
        </w:rPr>
        <w:lastRenderedPageBreak/>
        <w:t>Total cloud cover</w:t>
      </w:r>
      <w:r>
        <w:t xml:space="preserve"> = mean of hourly cloud cover observation</w:t>
      </w:r>
      <w:r w:rsidR="00895CE3">
        <w:t>s</w:t>
      </w:r>
      <w:r w:rsidR="00E947BC">
        <w:t xml:space="preserve">, </w:t>
      </w:r>
      <w:r w:rsidR="00921731">
        <w:t xml:space="preserve"> (property N)</w:t>
      </w:r>
      <w:r w:rsidR="00E947BC">
        <w:t xml:space="preserve"> : 00 UTC, 03 UTC, 06 UTC, 09 UTC, 12 UTC, 15 UTC, 18 UTC, 21 UTC – current day, 00 UTC – next day</w:t>
      </w:r>
    </w:p>
    <w:p w14:paraId="3F167571" w14:textId="74A4A717" w:rsidR="0055158E" w:rsidRDefault="0055158E">
      <w:pPr>
        <w:pStyle w:val="Paragrafoelenco"/>
      </w:pPr>
      <w:r w:rsidRPr="00F55018">
        <w:rPr>
          <w:b/>
        </w:rPr>
        <w:t>Cloud Cover Daytime mean</w:t>
      </w:r>
      <w:r>
        <w:t xml:space="preserve"> = mean of cloud cover values for specific times</w:t>
      </w:r>
      <w:r w:rsidR="00921731">
        <w:t>, using the observations (property N) : 06 UTC, 09 UTC, 12 UTC, 15 UTC, 18 UTC – current day</w:t>
      </w:r>
    </w:p>
    <w:p w14:paraId="5BA440D2" w14:textId="1E912903" w:rsidR="0055158E" w:rsidRPr="00A71634" w:rsidRDefault="0055158E">
      <w:pPr>
        <w:pStyle w:val="Paragrafoelenco"/>
      </w:pPr>
      <w:r w:rsidRPr="00F55018">
        <w:rPr>
          <w:b/>
        </w:rPr>
        <w:t>Low Clou</w:t>
      </w:r>
      <w:r w:rsidR="00D46944" w:rsidRPr="00F55018">
        <w:rPr>
          <w:b/>
        </w:rPr>
        <w:t>d</w:t>
      </w:r>
      <w:r w:rsidRPr="00F55018">
        <w:rPr>
          <w:b/>
        </w:rPr>
        <w:t xml:space="preserve"> Cover Daytime mean</w:t>
      </w:r>
      <w:r>
        <w:t xml:space="preserve"> = mean of low cloud cover values for specific times</w:t>
      </w:r>
      <w:r w:rsidR="00921731">
        <w:t>, using th</w:t>
      </w:r>
      <w:r w:rsidR="00F66454">
        <w:t>e</w:t>
      </w:r>
      <w:r w:rsidR="00921731">
        <w:t xml:space="preserve"> observations (property L) : 06 UTC, 09 UTC, 12 UTC, 15 UTC, 18 UTC – current day</w:t>
      </w:r>
    </w:p>
    <w:p w14:paraId="4757B126" w14:textId="77777777" w:rsidR="00BE4158" w:rsidRPr="000431C1" w:rsidRDefault="00BE4158">
      <w:pPr>
        <w:pStyle w:val="Paragrafoelenco"/>
      </w:pPr>
      <w:r w:rsidRPr="00867A14">
        <w:rPr>
          <w:b/>
          <w:rPrChange w:id="234" w:author="Account Microsoft" w:date="2021-04-07T10:20:00Z">
            <w:rPr/>
          </w:rPrChange>
        </w:rPr>
        <w:t>Measured sunshine</w:t>
      </w:r>
      <w:r w:rsidRPr="000431C1">
        <w:t>:</w:t>
      </w:r>
    </w:p>
    <w:p w14:paraId="0A33D81F" w14:textId="1C3AB21E" w:rsidR="00BE4158" w:rsidRDefault="00BE4158">
      <w:pPr>
        <w:pStyle w:val="Paragrafoelenco"/>
        <w:numPr>
          <w:ilvl w:val="1"/>
          <w:numId w:val="51"/>
        </w:numPr>
      </w:pPr>
      <w:r>
        <w:t>The system</w:t>
      </w:r>
      <w:r w:rsidR="00F66454">
        <w:t xml:space="preserve"> </w:t>
      </w:r>
      <w:r>
        <w:t>search</w:t>
      </w:r>
      <w:r w:rsidR="00F66454">
        <w:t>es</w:t>
      </w:r>
      <w:r>
        <w:t xml:space="preserve">, first, a </w:t>
      </w:r>
      <w:r w:rsidR="00F66454">
        <w:t xml:space="preserve">24 hour </w:t>
      </w:r>
      <w:r w:rsidR="00E467D4">
        <w:t>S</w:t>
      </w:r>
      <w:r>
        <w:t>unshine observation between</w:t>
      </w:r>
      <w:r w:rsidR="00E467D4">
        <w:t xml:space="preserve"> observation of 06 of</w:t>
      </w:r>
      <w:r w:rsidR="00F66454">
        <w:t xml:space="preserve"> the </w:t>
      </w:r>
      <w:r w:rsidR="00E467D4">
        <w:t>next day</w:t>
      </w:r>
      <w:r>
        <w:t xml:space="preserve"> </w:t>
      </w:r>
      <w:r w:rsidR="00E467D4">
        <w:t xml:space="preserve">and </w:t>
      </w:r>
      <w:r>
        <w:t xml:space="preserve">sunset time </w:t>
      </w:r>
      <w:r w:rsidR="00E467D4">
        <w:t xml:space="preserve">of </w:t>
      </w:r>
      <w:r w:rsidR="00F66454">
        <w:t xml:space="preserve">the </w:t>
      </w:r>
      <w:r w:rsidR="00E467D4">
        <w:t>current day</w:t>
      </w:r>
      <w:r>
        <w:t xml:space="preserve">. </w:t>
      </w:r>
    </w:p>
    <w:p w14:paraId="01F6E486" w14:textId="0119F300" w:rsidR="0084629D" w:rsidRDefault="00BE4158">
      <w:pPr>
        <w:pStyle w:val="Paragrafoelenco"/>
        <w:numPr>
          <w:ilvl w:val="1"/>
          <w:numId w:val="51"/>
        </w:numPr>
      </w:pPr>
      <w:r>
        <w:t xml:space="preserve">If </w:t>
      </w:r>
      <w:r w:rsidR="00BF726A">
        <w:t xml:space="preserve">the </w:t>
      </w:r>
      <w:r>
        <w:t>previous step</w:t>
      </w:r>
      <w:r w:rsidR="0084629D">
        <w:t xml:space="preserve"> does not return a valid value, the system tr</w:t>
      </w:r>
      <w:r w:rsidR="00BF726A">
        <w:t>ies</w:t>
      </w:r>
      <w:r w:rsidR="0084629D">
        <w:t xml:space="preserve"> to</w:t>
      </w:r>
      <w:r w:rsidR="00BF726A">
        <w:t xml:space="preserve"> derive</w:t>
      </w:r>
      <w:r w:rsidR="0084629D">
        <w:t xml:space="preserve"> the measured sunshine </w:t>
      </w:r>
      <w:r w:rsidR="00BF726A">
        <w:t>as</w:t>
      </w:r>
      <w:r w:rsidR="0084629D">
        <w:t xml:space="preserve"> follow</w:t>
      </w:r>
      <w:r w:rsidR="00BF726A">
        <w:t>s</w:t>
      </w:r>
      <w:r w:rsidR="0084629D">
        <w:t>:</w:t>
      </w:r>
    </w:p>
    <w:p w14:paraId="77A99230" w14:textId="253FDE8C" w:rsidR="0084629D" w:rsidRDefault="002636C1">
      <w:pPr>
        <w:pStyle w:val="Paragrafoelenco"/>
        <w:numPr>
          <w:ilvl w:val="1"/>
          <w:numId w:val="51"/>
        </w:numPr>
      </w:pPr>
      <w:r>
        <w:t>It r</w:t>
      </w:r>
      <w:r w:rsidR="0084629D">
        <w:t>etrieve</w:t>
      </w:r>
      <w:r>
        <w:t>s</w:t>
      </w:r>
      <w:r w:rsidR="0084629D">
        <w:t xml:space="preserve"> the sunrise and </w:t>
      </w:r>
      <w:r>
        <w:t xml:space="preserve">the </w:t>
      </w:r>
      <w:r w:rsidR="0084629D">
        <w:t xml:space="preserve">sunset time for </w:t>
      </w:r>
      <w:r w:rsidR="00BF726A">
        <w:t xml:space="preserve">the </w:t>
      </w:r>
      <w:r w:rsidR="0084629D">
        <w:t xml:space="preserve">current day. If not available, </w:t>
      </w:r>
      <w:r>
        <w:t xml:space="preserve">it </w:t>
      </w:r>
      <w:r w:rsidR="0084629D">
        <w:t>consider</w:t>
      </w:r>
      <w:r>
        <w:t>s</w:t>
      </w:r>
      <w:r w:rsidR="0084629D">
        <w:t xml:space="preserve"> the interval 06 – 21</w:t>
      </w:r>
      <w:r>
        <w:t xml:space="preserve"> of</w:t>
      </w:r>
      <w:r w:rsidR="0084629D">
        <w:t xml:space="preserve"> the current day.</w:t>
      </w:r>
    </w:p>
    <w:p w14:paraId="3F5A2D68" w14:textId="04F78D3F" w:rsidR="0084629D" w:rsidRDefault="0084629D">
      <w:pPr>
        <w:pStyle w:val="Paragrafoelenco"/>
        <w:numPr>
          <w:ilvl w:val="1"/>
          <w:numId w:val="51"/>
        </w:numPr>
      </w:pPr>
      <w:r>
        <w:t xml:space="preserve">If all the hourly observations </w:t>
      </w:r>
      <w:r w:rsidR="002636C1">
        <w:t>in</w:t>
      </w:r>
      <w:r>
        <w:t xml:space="preserve"> the interval determined </w:t>
      </w:r>
      <w:r w:rsidR="002636C1">
        <w:t xml:space="preserve">at </w:t>
      </w:r>
      <w:r>
        <w:t xml:space="preserve">the previous point are </w:t>
      </w:r>
      <w:r w:rsidR="002636C1">
        <w:t>available</w:t>
      </w:r>
      <w:r>
        <w:t xml:space="preserve"> the measured sunshine are calculate</w:t>
      </w:r>
      <w:r w:rsidR="002636C1">
        <w:t>d</w:t>
      </w:r>
      <w:r>
        <w:t xml:space="preserve"> </w:t>
      </w:r>
      <w:r w:rsidR="002636C1">
        <w:t>as</w:t>
      </w:r>
      <w:r>
        <w:t xml:space="preserve"> the sum of hourly sunshine observation</w:t>
      </w:r>
      <w:r w:rsidR="002636C1">
        <w:t>s</w:t>
      </w:r>
      <w:r>
        <w:t>.</w:t>
      </w:r>
    </w:p>
    <w:p w14:paraId="104155B7" w14:textId="77777777" w:rsidR="00BE4158" w:rsidRDefault="00BE4158">
      <w:pPr>
        <w:pStyle w:val="Paragrafoelenco"/>
      </w:pPr>
      <w:r w:rsidRPr="00867A14">
        <w:rPr>
          <w:b/>
          <w:rPrChange w:id="235" w:author="Account Microsoft" w:date="2021-04-07T10:20:00Z">
            <w:rPr/>
          </w:rPrChange>
        </w:rPr>
        <w:t>Measured radiation</w:t>
      </w:r>
      <w:r>
        <w:t>:</w:t>
      </w:r>
    </w:p>
    <w:p w14:paraId="3581FBB7" w14:textId="75DC43B3" w:rsidR="00BE4158" w:rsidRDefault="00BE4158">
      <w:pPr>
        <w:pStyle w:val="Paragrafoelenco"/>
        <w:numPr>
          <w:ilvl w:val="1"/>
          <w:numId w:val="51"/>
        </w:numPr>
      </w:pPr>
      <w:r>
        <w:t>Th</w:t>
      </w:r>
      <w:r w:rsidR="00CB7059">
        <w:t>e system search</w:t>
      </w:r>
      <w:r w:rsidR="002636C1">
        <w:t>es</w:t>
      </w:r>
      <w:r w:rsidR="00CB7059">
        <w:t xml:space="preserve">, first, a </w:t>
      </w:r>
      <w:r w:rsidR="002636C1">
        <w:t xml:space="preserve">24 hour </w:t>
      </w:r>
      <w:r w:rsidR="00CB7059">
        <w:t>Radiation</w:t>
      </w:r>
      <w:r>
        <w:t xml:space="preserve"> observation between </w:t>
      </w:r>
      <w:r w:rsidR="000874EE">
        <w:t>the</w:t>
      </w:r>
      <w:r>
        <w:t xml:space="preserve"> </w:t>
      </w:r>
      <w:r w:rsidR="000874EE">
        <w:t>00</w:t>
      </w:r>
      <w:r>
        <w:t xml:space="preserve"> of </w:t>
      </w:r>
      <w:r w:rsidR="002636C1">
        <w:t xml:space="preserve">the </w:t>
      </w:r>
      <w:r w:rsidR="000874EE">
        <w:t>next</w:t>
      </w:r>
      <w:r>
        <w:t xml:space="preserve"> day</w:t>
      </w:r>
      <w:r w:rsidR="000874EE">
        <w:t xml:space="preserve"> and </w:t>
      </w:r>
      <w:r w:rsidR="002636C1">
        <w:t xml:space="preserve">the </w:t>
      </w:r>
      <w:r w:rsidR="000874EE">
        <w:t xml:space="preserve">sunset time of </w:t>
      </w:r>
      <w:r w:rsidR="002636C1">
        <w:t xml:space="preserve">the </w:t>
      </w:r>
      <w:r w:rsidR="000874EE">
        <w:t>current day</w:t>
      </w:r>
      <w:r>
        <w:t>..</w:t>
      </w:r>
    </w:p>
    <w:p w14:paraId="56A25D3B" w14:textId="1E1E23B7" w:rsidR="00866F0D" w:rsidRDefault="00BE4158">
      <w:pPr>
        <w:pStyle w:val="Paragrafoelenco"/>
        <w:numPr>
          <w:ilvl w:val="1"/>
          <w:numId w:val="51"/>
        </w:numPr>
      </w:pPr>
      <w:r>
        <w:t xml:space="preserve">If </w:t>
      </w:r>
      <w:r w:rsidR="002636C1">
        <w:t xml:space="preserve">the </w:t>
      </w:r>
      <w:r>
        <w:t>previous step does not return a valid value</w:t>
      </w:r>
      <w:r w:rsidR="00866F0D">
        <w:t xml:space="preserve"> the following algorithm </w:t>
      </w:r>
      <w:r w:rsidR="002636C1">
        <w:t xml:space="preserve">is </w:t>
      </w:r>
      <w:r w:rsidR="00866F0D">
        <w:t>applied:</w:t>
      </w:r>
    </w:p>
    <w:p w14:paraId="2DDF7601" w14:textId="7173E51C" w:rsidR="00866F0D" w:rsidRDefault="002636C1">
      <w:pPr>
        <w:pStyle w:val="Paragrafoelenco"/>
        <w:numPr>
          <w:ilvl w:val="1"/>
          <w:numId w:val="51"/>
        </w:numPr>
      </w:pPr>
      <w:r>
        <w:t>It r</w:t>
      </w:r>
      <w:r w:rsidR="00866F0D">
        <w:t>etrieve</w:t>
      </w:r>
      <w:r>
        <w:t>s</w:t>
      </w:r>
      <w:r w:rsidR="00866F0D">
        <w:t xml:space="preserve"> the sunrise and </w:t>
      </w:r>
      <w:r>
        <w:t xml:space="preserve">the </w:t>
      </w:r>
      <w:r w:rsidR="00866F0D">
        <w:t xml:space="preserve">sunset time </w:t>
      </w:r>
      <w:r>
        <w:t>of</w:t>
      </w:r>
      <w:r w:rsidR="00866F0D">
        <w:t xml:space="preserve"> </w:t>
      </w:r>
      <w:r>
        <w:t xml:space="preserve">the </w:t>
      </w:r>
      <w:r w:rsidR="00866F0D">
        <w:t xml:space="preserve">current day. If not available, </w:t>
      </w:r>
      <w:r>
        <w:t xml:space="preserve">it </w:t>
      </w:r>
      <w:r w:rsidR="00866F0D">
        <w:t>consider</w:t>
      </w:r>
      <w:r>
        <w:t>s</w:t>
      </w:r>
      <w:r w:rsidR="00866F0D">
        <w:t xml:space="preserve"> the interval 06 – 21 </w:t>
      </w:r>
      <w:r>
        <w:t>of</w:t>
      </w:r>
      <w:r w:rsidR="00866F0D">
        <w:t xml:space="preserve"> the current day.</w:t>
      </w:r>
    </w:p>
    <w:p w14:paraId="70BEC878" w14:textId="49839C3D" w:rsidR="00BE4158" w:rsidRDefault="00866F0D">
      <w:pPr>
        <w:pStyle w:val="Paragrafoelenco"/>
        <w:numPr>
          <w:ilvl w:val="1"/>
          <w:numId w:val="51"/>
        </w:numPr>
      </w:pPr>
      <w:r>
        <w:t xml:space="preserve">If all the hourly observations </w:t>
      </w:r>
      <w:r w:rsidR="009C515C">
        <w:t xml:space="preserve">are available </w:t>
      </w:r>
      <w:r w:rsidR="002636C1">
        <w:t xml:space="preserve">in </w:t>
      </w:r>
      <w:r w:rsidR="00E467D4">
        <w:t>the interval determined</w:t>
      </w:r>
      <w:r w:rsidR="002636C1">
        <w:t xml:space="preserve"> at</w:t>
      </w:r>
      <w:r w:rsidR="00E467D4">
        <w:t xml:space="preserve"> previous </w:t>
      </w:r>
      <w:r w:rsidR="002636C1">
        <w:t>step</w:t>
      </w:r>
      <w:r w:rsidR="009C515C">
        <w:t xml:space="preserve">, </w:t>
      </w:r>
      <w:r>
        <w:t xml:space="preserve">the measured radiation </w:t>
      </w:r>
      <w:r w:rsidR="002636C1">
        <w:t xml:space="preserve">is </w:t>
      </w:r>
      <w:r>
        <w:t>calculate</w:t>
      </w:r>
      <w:r w:rsidR="002636C1">
        <w:t>d</w:t>
      </w:r>
      <w:r>
        <w:t xml:space="preserve"> </w:t>
      </w:r>
      <w:r w:rsidR="002636C1">
        <w:t>as</w:t>
      </w:r>
      <w:r>
        <w:t xml:space="preserve"> the sum of hourly radiation observation</w:t>
      </w:r>
      <w:r w:rsidR="002636C1">
        <w:t>s</w:t>
      </w:r>
      <w:r>
        <w:t>.</w:t>
      </w:r>
    </w:p>
    <w:p w14:paraId="621DA811" w14:textId="77777777" w:rsidR="000431C1" w:rsidRDefault="000431C1">
      <w:pPr>
        <w:pStyle w:val="Paragrafoelenco"/>
      </w:pPr>
      <w:r w:rsidRPr="00867A14">
        <w:rPr>
          <w:b/>
          <w:rPrChange w:id="236" w:author="Account Microsoft" w:date="2021-04-07T10:20:00Z">
            <w:rPr/>
          </w:rPrChange>
        </w:rPr>
        <w:t>Calculated radiation</w:t>
      </w:r>
      <w:r>
        <w:t>:</w:t>
      </w:r>
    </w:p>
    <w:p w14:paraId="26C57369" w14:textId="5C40CC1E" w:rsidR="000431C1" w:rsidRDefault="000431C1">
      <w:pPr>
        <w:pStyle w:val="Paragrafoelenco"/>
        <w:numPr>
          <w:ilvl w:val="1"/>
          <w:numId w:val="51"/>
        </w:numPr>
      </w:pPr>
      <w:r>
        <w:t xml:space="preserve">If the measured radiation is correctly calculated </w:t>
      </w:r>
      <w:r w:rsidR="002636C1">
        <w:t xml:space="preserve">it is also </w:t>
      </w:r>
      <w:r>
        <w:t>used to return the calculated radiation</w:t>
      </w:r>
    </w:p>
    <w:p w14:paraId="7FE957CF" w14:textId="5B3F6B7F" w:rsidR="000431C1" w:rsidRDefault="000431C1">
      <w:pPr>
        <w:pStyle w:val="Paragrafoelenco"/>
        <w:numPr>
          <w:ilvl w:val="1"/>
          <w:numId w:val="51"/>
        </w:numPr>
      </w:pPr>
      <w:r>
        <w:t>Second alternative</w:t>
      </w:r>
      <w:r w:rsidR="002636C1">
        <w:t>.</w:t>
      </w:r>
      <w:r>
        <w:t xml:space="preserve"> </w:t>
      </w:r>
      <w:r w:rsidR="002636C1">
        <w:t>I</w:t>
      </w:r>
      <w:r>
        <w:t>f the measured sunshine is valued, the</w:t>
      </w:r>
      <w:r w:rsidR="002636C1">
        <w:t>n</w:t>
      </w:r>
      <w:r>
        <w:t xml:space="preserve"> </w:t>
      </w:r>
      <w:r w:rsidR="002636C1">
        <w:t xml:space="preserve">the </w:t>
      </w:r>
      <w:r>
        <w:t>Angstrom Radiation is calculate</w:t>
      </w:r>
      <w:r w:rsidR="002636C1">
        <w:t>d</w:t>
      </w:r>
      <w:r>
        <w:t xml:space="preserve"> </w:t>
      </w:r>
      <w:r w:rsidR="002636C1">
        <w:t>and used</w:t>
      </w:r>
    </w:p>
    <w:p w14:paraId="35DAAA25" w14:textId="1628ED9C" w:rsidR="000431C1" w:rsidRDefault="000431C1">
      <w:pPr>
        <w:pStyle w:val="Paragrafoelenco"/>
        <w:numPr>
          <w:ilvl w:val="1"/>
          <w:numId w:val="51"/>
        </w:numPr>
      </w:pPr>
      <w:r>
        <w:t>Third alternative</w:t>
      </w:r>
      <w:r w:rsidR="002636C1">
        <w:t>.</w:t>
      </w:r>
      <w:r>
        <w:t xml:space="preserve"> </w:t>
      </w:r>
      <w:r w:rsidR="002636C1">
        <w:t>I</w:t>
      </w:r>
      <w:r>
        <w:t>f cloud cover, maximum and minimum temperature</w:t>
      </w:r>
      <w:r w:rsidR="002636C1">
        <w:t>s</w:t>
      </w:r>
      <w:r>
        <w:t xml:space="preserve"> are valid values then the Supit radiation </w:t>
      </w:r>
      <w:r w:rsidR="002636C1">
        <w:t xml:space="preserve">is derived and used </w:t>
      </w:r>
    </w:p>
    <w:p w14:paraId="20BE105B" w14:textId="187B5895" w:rsidR="000431C1" w:rsidRDefault="000431C1">
      <w:pPr>
        <w:pStyle w:val="Paragrafoelenco"/>
        <w:numPr>
          <w:ilvl w:val="1"/>
          <w:numId w:val="51"/>
        </w:numPr>
      </w:pPr>
      <w:r>
        <w:t>Fo</w:t>
      </w:r>
      <w:r w:rsidR="002636C1">
        <w:t>u</w:t>
      </w:r>
      <w:r>
        <w:t>rth alternative</w:t>
      </w:r>
      <w:r w:rsidR="002636C1">
        <w:t>. If</w:t>
      </w:r>
      <w:r>
        <w:t xml:space="preserve"> cloud cover is not available but minimum and maximum temperature are</w:t>
      </w:r>
      <w:r w:rsidR="002636C1">
        <w:t>,</w:t>
      </w:r>
      <w:r>
        <w:t xml:space="preserve"> th</w:t>
      </w:r>
      <w:r w:rsidR="002636C1">
        <w:t>e</w:t>
      </w:r>
      <w:r>
        <w:t xml:space="preserve">n the Hargreaves radiation </w:t>
      </w:r>
      <w:r w:rsidR="002636C1">
        <w:t>is computed</w:t>
      </w:r>
      <w:r>
        <w:t xml:space="preserve"> and</w:t>
      </w:r>
      <w:r w:rsidR="002636C1">
        <w:t xml:space="preserve"> used</w:t>
      </w:r>
    </w:p>
    <w:p w14:paraId="36862E67" w14:textId="77777777" w:rsidR="00BE4158" w:rsidRDefault="00BE4158">
      <w:pPr>
        <w:pStyle w:val="Paragrafoelenco"/>
      </w:pPr>
      <w:r w:rsidRPr="00867A14">
        <w:rPr>
          <w:b/>
          <w:rPrChange w:id="237" w:author="Account Microsoft" w:date="2021-04-07T10:20:00Z">
            <w:rPr/>
          </w:rPrChange>
        </w:rPr>
        <w:t>Minimum temperature</w:t>
      </w:r>
      <w:r>
        <w:t xml:space="preserve">: </w:t>
      </w:r>
    </w:p>
    <w:p w14:paraId="54AEF9DC" w14:textId="237DFCC1" w:rsidR="00CB2B13" w:rsidRDefault="00891BDD">
      <w:pPr>
        <w:pStyle w:val="Paragrafoelenco"/>
        <w:numPr>
          <w:ilvl w:val="1"/>
          <w:numId w:val="51"/>
        </w:numPr>
      </w:pPr>
      <w:r>
        <w:t>I</w:t>
      </w:r>
      <w:r w:rsidR="00CB2B13">
        <w:t xml:space="preserve">f the TN12 property is </w:t>
      </w:r>
      <w:r>
        <w:t xml:space="preserve">available </w:t>
      </w:r>
      <w:r w:rsidR="00CB2B13">
        <w:t xml:space="preserve">at 06 </w:t>
      </w:r>
      <w:r>
        <w:t xml:space="preserve">of the </w:t>
      </w:r>
      <w:r w:rsidR="00E947BC">
        <w:t>next day</w:t>
      </w:r>
      <w:r>
        <w:t>, its value is used</w:t>
      </w:r>
    </w:p>
    <w:p w14:paraId="57B461F5" w14:textId="632E5C6F" w:rsidR="00CB2B13" w:rsidRDefault="00CB2B13">
      <w:pPr>
        <w:pStyle w:val="Paragrafoelenco"/>
        <w:numPr>
          <w:ilvl w:val="1"/>
          <w:numId w:val="51"/>
        </w:numPr>
      </w:pPr>
      <w:r>
        <w:t xml:space="preserve">If </w:t>
      </w:r>
      <w:r w:rsidR="00891BDD">
        <w:t xml:space="preserve">the </w:t>
      </w:r>
      <w:r>
        <w:t>previous step does not return a valid value,</w:t>
      </w:r>
      <w:r w:rsidR="00891BDD">
        <w:t xml:space="preserve"> and </w:t>
      </w:r>
      <w:r>
        <w:t xml:space="preserve">if the TN6 property is </w:t>
      </w:r>
      <w:r w:rsidR="00891BDD">
        <w:t xml:space="preserve">available </w:t>
      </w:r>
      <w:r>
        <w:t xml:space="preserve">at 06, 12, 18 </w:t>
      </w:r>
      <w:r w:rsidR="00E947BC">
        <w:t>,</w:t>
      </w:r>
      <w:r>
        <w:t xml:space="preserve">24 </w:t>
      </w:r>
      <w:r w:rsidR="00891BDD">
        <w:t xml:space="preserve">of the </w:t>
      </w:r>
      <w:r>
        <w:t xml:space="preserve">current day and </w:t>
      </w:r>
      <w:r w:rsidR="00E947BC">
        <w:t xml:space="preserve">06 </w:t>
      </w:r>
      <w:r w:rsidR="00891BDD">
        <w:t xml:space="preserve">of the </w:t>
      </w:r>
      <w:r w:rsidR="00E947BC">
        <w:t xml:space="preserve">next day, </w:t>
      </w:r>
      <w:r w:rsidR="00891BDD">
        <w:t xml:space="preserve">then their </w:t>
      </w:r>
      <w:r>
        <w:t>minimum value</w:t>
      </w:r>
      <w:r w:rsidR="00891BDD">
        <w:t xml:space="preserve"> is taken</w:t>
      </w:r>
    </w:p>
    <w:p w14:paraId="3E1EE991" w14:textId="2EBE0924" w:rsidR="00CB2B13" w:rsidRDefault="00CB2B13">
      <w:pPr>
        <w:pStyle w:val="Paragrafoelenco"/>
        <w:numPr>
          <w:ilvl w:val="1"/>
          <w:numId w:val="51"/>
        </w:numPr>
      </w:pPr>
      <w:r>
        <w:t xml:space="preserve">If </w:t>
      </w:r>
      <w:r w:rsidR="00891BDD">
        <w:t xml:space="preserve">the </w:t>
      </w:r>
      <w:r>
        <w:t xml:space="preserve">previous step does not return a valid value </w:t>
      </w:r>
      <w:r w:rsidR="005C4050">
        <w:t>and if the</w:t>
      </w:r>
      <w:r>
        <w:t xml:space="preserve"> hourly observations</w:t>
      </w:r>
      <w:r w:rsidR="005C4050">
        <w:t xml:space="preserve"> are available</w:t>
      </w:r>
      <w:r>
        <w:t xml:space="preserve">, get the minimum from </w:t>
      </w:r>
      <w:r w:rsidR="005C4050">
        <w:t xml:space="preserve">these </w:t>
      </w:r>
      <w:r>
        <w:t xml:space="preserve">TN1 values </w:t>
      </w:r>
      <w:r w:rsidR="005C4050">
        <w:t>in the</w:t>
      </w:r>
      <w:r w:rsidR="00B954CA">
        <w:t xml:space="preserve"> interval </w:t>
      </w:r>
      <w:r w:rsidR="00E947BC">
        <w:t xml:space="preserve">18 </w:t>
      </w:r>
      <w:r w:rsidR="005C4050">
        <w:t xml:space="preserve">of the </w:t>
      </w:r>
      <w:r w:rsidR="00E947BC">
        <w:t xml:space="preserve">previous day and 06 </w:t>
      </w:r>
      <w:r w:rsidR="005C4050">
        <w:t xml:space="preserve">of the </w:t>
      </w:r>
      <w:r w:rsidR="00E947BC">
        <w:t xml:space="preserve">current </w:t>
      </w:r>
      <w:r w:rsidR="00B954CA">
        <w:t>day</w:t>
      </w:r>
    </w:p>
    <w:p w14:paraId="42F3394A" w14:textId="32ACFC82" w:rsidR="00B954CA" w:rsidRDefault="00B954CA">
      <w:pPr>
        <w:pStyle w:val="Paragrafoelenco"/>
        <w:numPr>
          <w:ilvl w:val="1"/>
          <w:numId w:val="51"/>
        </w:numPr>
      </w:pPr>
      <w:r>
        <w:t>If previous step does not return a valid value the application calculate</w:t>
      </w:r>
      <w:r w:rsidR="00DC0DCA">
        <w:t>s</w:t>
      </w:r>
      <w:r>
        <w:t xml:space="preserve"> the minimum </w:t>
      </w:r>
      <w:r w:rsidR="00DC0DCA">
        <w:t xml:space="preserve">of all </w:t>
      </w:r>
      <w:r>
        <w:t xml:space="preserve"> TT values </w:t>
      </w:r>
      <w:r w:rsidR="00DC0DCA">
        <w:t>in the</w:t>
      </w:r>
      <w:r>
        <w:t xml:space="preserve"> interval </w:t>
      </w:r>
      <w:r w:rsidR="00B3520F">
        <w:t>18</w:t>
      </w:r>
      <w:r>
        <w:t xml:space="preserve"> </w:t>
      </w:r>
      <w:r w:rsidR="00DC0DCA">
        <w:t xml:space="preserve">of the </w:t>
      </w:r>
      <w:r>
        <w:t xml:space="preserve">previous day – 06 </w:t>
      </w:r>
      <w:r w:rsidR="00DC0DCA">
        <w:t xml:space="preserve">of the </w:t>
      </w:r>
      <w:r>
        <w:t>current day</w:t>
      </w:r>
    </w:p>
    <w:p w14:paraId="07E9AF04" w14:textId="6074C7A9" w:rsidR="00C33FE9" w:rsidRDefault="00C33FE9">
      <w:pPr>
        <w:pStyle w:val="Paragrafoelenco"/>
        <w:numPr>
          <w:ilvl w:val="1"/>
          <w:numId w:val="51"/>
        </w:numPr>
      </w:pPr>
      <w:r>
        <w:t>If</w:t>
      </w:r>
      <w:r w:rsidR="00DC0DCA">
        <w:t xml:space="preserve"> there is an</w:t>
      </w:r>
      <w:r>
        <w:t xml:space="preserve"> air temperature </w:t>
      </w:r>
      <w:r w:rsidR="00DC0DCA">
        <w:t xml:space="preserve">value </w:t>
      </w:r>
      <w:r>
        <w:t>in the interval 18</w:t>
      </w:r>
      <w:r w:rsidR="00DC0DCA">
        <w:t xml:space="preserve"> of the</w:t>
      </w:r>
      <w:r>
        <w:t xml:space="preserve"> previous day – 06 </w:t>
      </w:r>
      <w:r w:rsidR="00DC0DCA">
        <w:t xml:space="preserve">of the </w:t>
      </w:r>
      <w:r>
        <w:t xml:space="preserve">current day that is less than the calculated daily minimum temperature and higher than </w:t>
      </w:r>
      <w:r w:rsidR="00DC0DCA">
        <w:t xml:space="preserve">the </w:t>
      </w:r>
      <w:r>
        <w:t xml:space="preserve">minimum temperature from </w:t>
      </w:r>
      <w:r w:rsidR="00DC0DCA">
        <w:t xml:space="preserve">the </w:t>
      </w:r>
      <w:r>
        <w:t>MOS file at 06 UTC</w:t>
      </w:r>
      <w:r w:rsidR="00DC0DCA">
        <w:t>,</w:t>
      </w:r>
      <w:r>
        <w:t xml:space="preserve"> then </w:t>
      </w:r>
      <w:r>
        <w:lastRenderedPageBreak/>
        <w:t xml:space="preserve">the daily minimum temperature </w:t>
      </w:r>
      <w:r w:rsidR="00DC0DCA">
        <w:t>is</w:t>
      </w:r>
      <w:r>
        <w:t xml:space="preserve"> replaced by </w:t>
      </w:r>
      <w:r w:rsidR="00DC0DCA">
        <w:t xml:space="preserve">the </w:t>
      </w:r>
      <w:r>
        <w:t xml:space="preserve">minimum temperature from </w:t>
      </w:r>
      <w:r w:rsidR="00DC0DCA">
        <w:t xml:space="preserve">the </w:t>
      </w:r>
      <w:r>
        <w:t>MOS file at 06 UTC</w:t>
      </w:r>
    </w:p>
    <w:p w14:paraId="2AEBEBD8" w14:textId="77777777" w:rsidR="00BE4158" w:rsidRDefault="00B3520F">
      <w:pPr>
        <w:pStyle w:val="Paragrafoelenco"/>
      </w:pPr>
      <w:r w:rsidRPr="00867A14">
        <w:rPr>
          <w:b/>
          <w:rPrChange w:id="238" w:author="Account Microsoft" w:date="2021-04-07T10:21:00Z">
            <w:rPr/>
          </w:rPrChange>
        </w:rPr>
        <w:t>Maximum temperature</w:t>
      </w:r>
      <w:r>
        <w:t xml:space="preserve">: </w:t>
      </w:r>
    </w:p>
    <w:p w14:paraId="37C38A92" w14:textId="7B1C75FC" w:rsidR="00CD4046" w:rsidRDefault="00B3520F">
      <w:pPr>
        <w:pStyle w:val="Paragrafoelenco"/>
        <w:numPr>
          <w:ilvl w:val="1"/>
          <w:numId w:val="51"/>
        </w:numPr>
      </w:pPr>
      <w:r>
        <w:t xml:space="preserve">Check if the TX12 property is </w:t>
      </w:r>
      <w:r w:rsidR="00DC0DCA">
        <w:t xml:space="preserve">available </w:t>
      </w:r>
      <w:r>
        <w:t xml:space="preserve">at 18 </w:t>
      </w:r>
      <w:r w:rsidR="00DC0DCA">
        <w:t xml:space="preserve">of the </w:t>
      </w:r>
      <w:r>
        <w:t>current day</w:t>
      </w:r>
    </w:p>
    <w:p w14:paraId="63A7D95B" w14:textId="0DE72B5A" w:rsidR="00CD4046" w:rsidRDefault="00CD4046">
      <w:pPr>
        <w:pStyle w:val="Paragrafoelenco"/>
        <w:numPr>
          <w:ilvl w:val="1"/>
          <w:numId w:val="51"/>
        </w:numPr>
      </w:pPr>
      <w:r>
        <w:t xml:space="preserve">Check if the TX12 property is </w:t>
      </w:r>
      <w:r w:rsidR="00DC0DCA">
        <w:t xml:space="preserve">available </w:t>
      </w:r>
      <w:r>
        <w:t>at 15</w:t>
      </w:r>
      <w:r w:rsidR="00DC0DCA">
        <w:t xml:space="preserve"> of the</w:t>
      </w:r>
      <w:r>
        <w:t xml:space="preserve"> current day </w:t>
      </w:r>
      <w:r w:rsidR="00DC0DCA">
        <w:t>(</w:t>
      </w:r>
      <w:r>
        <w:t>if the previous step fail</w:t>
      </w:r>
      <w:r w:rsidR="00DC0DCA">
        <w:t>s)</w:t>
      </w:r>
    </w:p>
    <w:p w14:paraId="394A5B7D" w14:textId="022D0EB1" w:rsidR="00B3520F" w:rsidRDefault="00B3520F">
      <w:pPr>
        <w:pStyle w:val="Paragrafoelenco"/>
        <w:numPr>
          <w:ilvl w:val="1"/>
          <w:numId w:val="51"/>
        </w:numPr>
      </w:pPr>
      <w:r>
        <w:t xml:space="preserve">If </w:t>
      </w:r>
      <w:r w:rsidR="00DC0DCA">
        <w:t xml:space="preserve">the </w:t>
      </w:r>
      <w:r>
        <w:t xml:space="preserve">previous step does not return a valid value, check if the TX6 property is </w:t>
      </w:r>
      <w:r w:rsidR="00DC0DCA">
        <w:t xml:space="preserve">available </w:t>
      </w:r>
      <w:r>
        <w:t xml:space="preserve">at 12, 18 and 24 </w:t>
      </w:r>
      <w:r w:rsidR="00DC0DCA">
        <w:t xml:space="preserve">of the </w:t>
      </w:r>
      <w:r>
        <w:t xml:space="preserve">current day and 06 </w:t>
      </w:r>
      <w:r w:rsidR="00DC0DCA">
        <w:t xml:space="preserve">of the </w:t>
      </w:r>
      <w:r>
        <w:t xml:space="preserve">next day and get the maximum value </w:t>
      </w:r>
      <w:r w:rsidR="00DC0DCA">
        <w:t xml:space="preserve">of </w:t>
      </w:r>
      <w:r>
        <w:t>the</w:t>
      </w:r>
      <w:r w:rsidR="00DC0DCA">
        <w:t>se</w:t>
      </w:r>
      <w:r>
        <w:t xml:space="preserve"> four observations</w:t>
      </w:r>
    </w:p>
    <w:p w14:paraId="74A4A5AC" w14:textId="0A95EC42" w:rsidR="00B3520F" w:rsidRDefault="00B3520F">
      <w:pPr>
        <w:pStyle w:val="Paragrafoelenco"/>
        <w:numPr>
          <w:ilvl w:val="1"/>
          <w:numId w:val="51"/>
        </w:numPr>
      </w:pPr>
      <w:r>
        <w:t xml:space="preserve">If </w:t>
      </w:r>
      <w:r w:rsidR="00DC0DCA">
        <w:t xml:space="preserve">the </w:t>
      </w:r>
      <w:r>
        <w:t xml:space="preserve">previous step does not return a valid value </w:t>
      </w:r>
      <w:r w:rsidR="00DC0DCA">
        <w:t xml:space="preserve">and if the </w:t>
      </w:r>
      <w:r>
        <w:t>hourly observations</w:t>
      </w:r>
      <w:r w:rsidR="00DC0DCA">
        <w:t xml:space="preserve"> are available</w:t>
      </w:r>
      <w:r>
        <w:t xml:space="preserve">, get the </w:t>
      </w:r>
      <w:r w:rsidR="00CD3B84">
        <w:t>maximum</w:t>
      </w:r>
      <w:r>
        <w:t xml:space="preserve"> from </w:t>
      </w:r>
      <w:r w:rsidR="00DC0DCA">
        <w:t xml:space="preserve">these </w:t>
      </w:r>
      <w:r>
        <w:t xml:space="preserve">TX1 values </w:t>
      </w:r>
      <w:r w:rsidR="00DC0DCA">
        <w:t xml:space="preserve">in the </w:t>
      </w:r>
      <w:r>
        <w:t xml:space="preserve">interval 00-23 of </w:t>
      </w:r>
      <w:r w:rsidR="00DC0DCA">
        <w:t xml:space="preserve">the </w:t>
      </w:r>
      <w:r>
        <w:t>current day</w:t>
      </w:r>
    </w:p>
    <w:p w14:paraId="6B749A76" w14:textId="6210BF65" w:rsidR="00B3520F" w:rsidRDefault="00B3520F">
      <w:pPr>
        <w:pStyle w:val="Paragrafoelenco"/>
        <w:numPr>
          <w:ilvl w:val="1"/>
          <w:numId w:val="51"/>
        </w:numPr>
      </w:pPr>
      <w:r>
        <w:t>If previous step does not return a valid value the application calculate</w:t>
      </w:r>
      <w:r w:rsidR="00DC0DCA">
        <w:t>s</w:t>
      </w:r>
      <w:r>
        <w:t xml:space="preserve"> the </w:t>
      </w:r>
      <w:r w:rsidR="00CD3B84">
        <w:t>maximum</w:t>
      </w:r>
      <w:r>
        <w:t xml:space="preserve"> between </w:t>
      </w:r>
      <w:r w:rsidR="00DC0DCA">
        <w:t xml:space="preserve">all </w:t>
      </w:r>
      <w:r>
        <w:t xml:space="preserve">TT values </w:t>
      </w:r>
      <w:r w:rsidR="00DC0DCA">
        <w:t>in the</w:t>
      </w:r>
      <w:r>
        <w:t xml:space="preserve"> interval 06 – </w:t>
      </w:r>
      <w:r w:rsidR="00CD3B84">
        <w:t>18</w:t>
      </w:r>
      <w:r>
        <w:t xml:space="preserve"> </w:t>
      </w:r>
      <w:r w:rsidR="00DC0DCA">
        <w:t xml:space="preserve">of the </w:t>
      </w:r>
      <w:r>
        <w:t>current day</w:t>
      </w:r>
    </w:p>
    <w:p w14:paraId="73569F1E" w14:textId="566ACFA2" w:rsidR="00C33FE9" w:rsidRDefault="00C33FE9">
      <w:pPr>
        <w:pStyle w:val="Paragrafoelenco"/>
        <w:numPr>
          <w:ilvl w:val="1"/>
          <w:numId w:val="51"/>
        </w:numPr>
      </w:pPr>
      <w:r>
        <w:t xml:space="preserve">If </w:t>
      </w:r>
      <w:r w:rsidR="00DC0DCA">
        <w:t xml:space="preserve">there is  an </w:t>
      </w:r>
      <w:r>
        <w:t xml:space="preserve">air temperature </w:t>
      </w:r>
      <w:r w:rsidR="00DC0DCA">
        <w:t xml:space="preserve">value </w:t>
      </w:r>
      <w:r>
        <w:t xml:space="preserve">in the interval 06 </w:t>
      </w:r>
      <w:r w:rsidR="00DC0DCA">
        <w:t xml:space="preserve">of the </w:t>
      </w:r>
      <w:r>
        <w:t xml:space="preserve">current day – 18 </w:t>
      </w:r>
      <w:r w:rsidR="00DC0DCA">
        <w:t xml:space="preserve">of the </w:t>
      </w:r>
      <w:r>
        <w:t>current day that is higher than the calculated daily maximum temperature and lower than</w:t>
      </w:r>
      <w:r w:rsidR="00DC0DCA">
        <w:t xml:space="preserve"> the</w:t>
      </w:r>
      <w:r>
        <w:t xml:space="preserve"> maximum temperature from </w:t>
      </w:r>
      <w:r w:rsidR="00DC0DCA">
        <w:t xml:space="preserve">the </w:t>
      </w:r>
      <w:r>
        <w:t xml:space="preserve">MOS file at 18 UTC then the daily maximum temperature </w:t>
      </w:r>
      <w:r w:rsidR="00DC0DCA">
        <w:t>is</w:t>
      </w:r>
      <w:r>
        <w:t xml:space="preserve"> replaced by </w:t>
      </w:r>
      <w:r w:rsidR="00DC0DCA">
        <w:t xml:space="preserve">the </w:t>
      </w:r>
      <w:r>
        <w:t xml:space="preserve">maximum temperature from </w:t>
      </w:r>
      <w:r w:rsidR="00DC0DCA">
        <w:t xml:space="preserve">the </w:t>
      </w:r>
      <w:r>
        <w:t>MOS file at 18 UTC</w:t>
      </w:r>
    </w:p>
    <w:p w14:paraId="5D2344A6" w14:textId="3DECBDB8" w:rsidR="00BE4158" w:rsidRDefault="00BE4158">
      <w:pPr>
        <w:pStyle w:val="Paragrafoelenco"/>
      </w:pPr>
      <w:r w:rsidRPr="00F55018">
        <w:rPr>
          <w:b/>
        </w:rPr>
        <w:t>Daily mean vapor pressure</w:t>
      </w:r>
      <w:r>
        <w:t xml:space="preserve"> = mean of hourly</w:t>
      </w:r>
      <w:r w:rsidR="00C77DE2">
        <w:t xml:space="preserve"> </w:t>
      </w:r>
      <w:r w:rsidR="003124C0">
        <w:t>valid v</w:t>
      </w:r>
      <w:r>
        <w:t>apor pressure</w:t>
      </w:r>
      <w:r w:rsidR="00C77DE2">
        <w:t xml:space="preserve"> values</w:t>
      </w:r>
      <w:r w:rsidR="003124C0">
        <w:t xml:space="preserve"> (D_E)</w:t>
      </w:r>
      <w:r w:rsidR="00C77DE2">
        <w:t xml:space="preserve"> </w:t>
      </w:r>
      <w:r w:rsidR="000B3815">
        <w:t xml:space="preserve">from </w:t>
      </w:r>
      <w:r w:rsidR="000B3815" w:rsidRPr="000B3815">
        <w:t>00 UTC, 03 UTC, 06 UTC, 09 UTC, 12 UTC, 15 UTC, 18 UTC, 21 UTC</w:t>
      </w:r>
      <w:r w:rsidR="00E947BC">
        <w:t xml:space="preserve"> –current day, 00 UTC next day</w:t>
      </w:r>
    </w:p>
    <w:p w14:paraId="2D0D6CCC" w14:textId="7A435687" w:rsidR="00C77DE2" w:rsidRDefault="00C77DE2">
      <w:pPr>
        <w:pStyle w:val="Paragrafoelenco"/>
      </w:pPr>
      <w:r w:rsidRPr="00F55018">
        <w:rPr>
          <w:b/>
        </w:rPr>
        <w:t>Daily mean wind speed</w:t>
      </w:r>
      <w:r>
        <w:t xml:space="preserve"> = mean of hourly valid wind speed values</w:t>
      </w:r>
      <w:r w:rsidR="003124C0">
        <w:t>(FF)</w:t>
      </w:r>
      <w:r>
        <w:t xml:space="preserve"> </w:t>
      </w:r>
      <w:r w:rsidR="000B3815">
        <w:t xml:space="preserve">from </w:t>
      </w:r>
      <w:r w:rsidR="000B3815" w:rsidRPr="000B3815">
        <w:t>00 UTC, 03 UTC, 06 UTC, 09 UTC, 12 UTC, 15 UTC, 18 UTC, 21 UTC</w:t>
      </w:r>
      <w:r w:rsidR="00E947BC">
        <w:t xml:space="preserve"> – current day,00 UTC next day</w:t>
      </w:r>
    </w:p>
    <w:p w14:paraId="77139570" w14:textId="77777777" w:rsidR="00C77DE2" w:rsidRDefault="00C77DE2">
      <w:pPr>
        <w:pStyle w:val="Paragrafoelenco"/>
      </w:pPr>
      <w:r w:rsidRPr="00867A14">
        <w:rPr>
          <w:b/>
          <w:rPrChange w:id="239" w:author="Account Microsoft" w:date="2021-04-07T10:21:00Z">
            <w:rPr/>
          </w:rPrChange>
        </w:rPr>
        <w:t>Precipitation</w:t>
      </w:r>
      <w:r>
        <w:t>:</w:t>
      </w:r>
    </w:p>
    <w:p w14:paraId="4558E6E5" w14:textId="2D078013" w:rsidR="00E947BC" w:rsidRDefault="000431C1">
      <w:pPr>
        <w:pStyle w:val="Paragrafoelenco"/>
        <w:numPr>
          <w:ilvl w:val="1"/>
          <w:numId w:val="51"/>
        </w:numPr>
      </w:pPr>
      <w:r>
        <w:t>First</w:t>
      </w:r>
      <w:r w:rsidR="002443F5">
        <w:t xml:space="preserve">, </w:t>
      </w:r>
      <w:r>
        <w:t xml:space="preserve"> </w:t>
      </w:r>
      <w:r w:rsidR="002443F5">
        <w:t xml:space="preserve">the system looks for </w:t>
      </w:r>
      <w:r w:rsidR="00C77DE2">
        <w:t>the 24</w:t>
      </w:r>
      <w:r w:rsidR="002443F5">
        <w:t>-</w:t>
      </w:r>
      <w:r w:rsidR="00C77DE2">
        <w:t>hour precipitation</w:t>
      </w:r>
      <w:r w:rsidR="002443F5">
        <w:t xml:space="preserve"> value</w:t>
      </w:r>
      <w:r w:rsidR="00C77DE2">
        <w:t xml:space="preserve"> (PR24) </w:t>
      </w:r>
      <w:r w:rsidR="00E947BC">
        <w:t>at</w:t>
      </w:r>
      <w:r w:rsidR="00C77DE2">
        <w:t xml:space="preserve"> </w:t>
      </w:r>
      <w:r w:rsidR="00F55018">
        <w:t>06</w:t>
      </w:r>
      <w:r w:rsidR="00C77DE2">
        <w:t xml:space="preserve"> of </w:t>
      </w:r>
      <w:r w:rsidR="002443F5">
        <w:t xml:space="preserve">the </w:t>
      </w:r>
      <w:r w:rsidR="00F55018">
        <w:t>next</w:t>
      </w:r>
      <w:r w:rsidR="002443F5">
        <w:t xml:space="preserve"> day</w:t>
      </w:r>
      <w:r w:rsidR="00E947BC">
        <w:t xml:space="preserve">. </w:t>
      </w:r>
    </w:p>
    <w:p w14:paraId="7E9EA6BF" w14:textId="14032087" w:rsidR="005F4442" w:rsidRDefault="002443F5">
      <w:pPr>
        <w:pStyle w:val="Paragrafoelenco"/>
        <w:numPr>
          <w:ilvl w:val="1"/>
          <w:numId w:val="51"/>
        </w:numPr>
      </w:pPr>
      <w:r>
        <w:t>Second alternative. S</w:t>
      </w:r>
      <w:r w:rsidR="005F4442">
        <w:t xml:space="preserve">um the 6-hourly precipitation values (PR06) </w:t>
      </w:r>
      <w:r>
        <w:t>in</w:t>
      </w:r>
      <w:r w:rsidR="005F4442">
        <w:t xml:space="preserve"> the interval 06 UTC – 06 UTC </w:t>
      </w:r>
      <w:r>
        <w:t xml:space="preserve">of the </w:t>
      </w:r>
      <w:r w:rsidR="005F4442">
        <w:t xml:space="preserve">next day, if all </w:t>
      </w:r>
      <w:r>
        <w:t xml:space="preserve">these </w:t>
      </w:r>
      <w:r w:rsidR="005F4442">
        <w:t>values are valid</w:t>
      </w:r>
    </w:p>
    <w:p w14:paraId="276FD923" w14:textId="5CE6CC90" w:rsidR="00C77DE2" w:rsidRDefault="002443F5">
      <w:pPr>
        <w:pStyle w:val="Paragrafoelenco"/>
        <w:numPr>
          <w:ilvl w:val="1"/>
          <w:numId w:val="51"/>
        </w:numPr>
      </w:pPr>
      <w:r>
        <w:t xml:space="preserve">Third option. </w:t>
      </w:r>
      <w:r w:rsidR="00E947BC">
        <w:t xml:space="preserve"> </w:t>
      </w:r>
      <w:r>
        <w:t>S</w:t>
      </w:r>
      <w:r w:rsidR="00E947BC">
        <w:t xml:space="preserve">um the hourly observation  (PREC) if all </w:t>
      </w:r>
      <w:r>
        <w:t xml:space="preserve">the </w:t>
      </w:r>
      <w:r w:rsidR="00E947BC">
        <w:t>2</w:t>
      </w:r>
      <w:r w:rsidR="006C112D">
        <w:t>4</w:t>
      </w:r>
      <w:r w:rsidR="00E947BC">
        <w:t xml:space="preserve"> observations (</w:t>
      </w:r>
      <w:r>
        <w:t xml:space="preserve">in </w:t>
      </w:r>
      <w:r w:rsidR="00E947BC">
        <w:t>the interval 0</w:t>
      </w:r>
      <w:r w:rsidR="006C112D">
        <w:t>7</w:t>
      </w:r>
      <w:r w:rsidR="00E947BC">
        <w:t xml:space="preserve"> </w:t>
      </w:r>
      <w:r>
        <w:t xml:space="preserve">of the </w:t>
      </w:r>
      <w:r w:rsidR="00E947BC">
        <w:t>current day– 06</w:t>
      </w:r>
      <w:r>
        <w:t xml:space="preserve"> of the </w:t>
      </w:r>
      <w:r w:rsidR="00E947BC">
        <w:t>next day) are valid.</w:t>
      </w:r>
    </w:p>
    <w:p w14:paraId="08E9CEFD" w14:textId="2486ECBC" w:rsidR="00E947BC" w:rsidRDefault="00ED44D1">
      <w:pPr>
        <w:pStyle w:val="Paragrafoelenco"/>
        <w:numPr>
          <w:ilvl w:val="1"/>
          <w:numId w:val="51"/>
        </w:numPr>
      </w:pPr>
      <w:r>
        <w:t>Fourth option. Use</w:t>
      </w:r>
      <w:r w:rsidR="00E947BC">
        <w:t xml:space="preserve"> PR24 at 00 UTC </w:t>
      </w:r>
      <w:r>
        <w:t xml:space="preserve">of the </w:t>
      </w:r>
      <w:r w:rsidR="00E947BC">
        <w:t>next day</w:t>
      </w:r>
      <w:r>
        <w:t xml:space="preserve"> (i</w:t>
      </w:r>
      <w:r w:rsidR="00E947BC">
        <w:t xml:space="preserve">f </w:t>
      </w:r>
      <w:r>
        <w:t xml:space="preserve">it </w:t>
      </w:r>
      <w:r w:rsidR="00E947BC">
        <w:t xml:space="preserve">exists and </w:t>
      </w:r>
      <w:r>
        <w:t xml:space="preserve">it </w:t>
      </w:r>
      <w:r w:rsidR="00E947BC">
        <w:t>is valid</w:t>
      </w:r>
      <w:r>
        <w:t>)</w:t>
      </w:r>
    </w:p>
    <w:p w14:paraId="0CB66707" w14:textId="0538324E" w:rsidR="005F4442" w:rsidRDefault="00ED44D1">
      <w:pPr>
        <w:pStyle w:val="Paragrafoelenco"/>
        <w:numPr>
          <w:ilvl w:val="1"/>
          <w:numId w:val="51"/>
        </w:numPr>
      </w:pPr>
      <w:r>
        <w:t>Fifth option. S</w:t>
      </w:r>
      <w:r w:rsidR="005F4442">
        <w:t xml:space="preserve">um </w:t>
      </w:r>
      <w:r>
        <w:t xml:space="preserve">all the </w:t>
      </w:r>
      <w:r w:rsidR="005F4442">
        <w:t>6-hourly observation</w:t>
      </w:r>
      <w:r>
        <w:t>s</w:t>
      </w:r>
      <w:r w:rsidR="005F4442">
        <w:t xml:space="preserve"> (PR06) </w:t>
      </w:r>
      <w:r>
        <w:t xml:space="preserve">in </w:t>
      </w:r>
      <w:r w:rsidR="005F4442">
        <w:t xml:space="preserve">the interval 00 UTC – 00 UTC </w:t>
      </w:r>
      <w:r>
        <w:t xml:space="preserve">of the </w:t>
      </w:r>
      <w:r w:rsidR="005F4442">
        <w:t>next day</w:t>
      </w:r>
      <w:r>
        <w:t xml:space="preserve"> (</w:t>
      </w:r>
      <w:r w:rsidR="005F4442">
        <w:t>if all values are valid</w:t>
      </w:r>
      <w:r>
        <w:t>)</w:t>
      </w:r>
    </w:p>
    <w:p w14:paraId="4C9B23FA" w14:textId="6A28D699" w:rsidR="005F4442" w:rsidRDefault="00ED44D1">
      <w:pPr>
        <w:pStyle w:val="Paragrafoelenco"/>
        <w:numPr>
          <w:ilvl w:val="1"/>
          <w:numId w:val="51"/>
        </w:numPr>
      </w:pPr>
      <w:r>
        <w:t>Sixth option. S</w:t>
      </w:r>
      <w:r w:rsidR="005F4442">
        <w:t xml:space="preserve">um </w:t>
      </w:r>
      <w:r>
        <w:t xml:space="preserve">all the </w:t>
      </w:r>
      <w:r w:rsidR="005F4442">
        <w:t>hourly observation</w:t>
      </w:r>
      <w:r>
        <w:t>s</w:t>
      </w:r>
      <w:r w:rsidR="005F4442">
        <w:t xml:space="preserve"> </w:t>
      </w:r>
      <w:r>
        <w:t xml:space="preserve"> </w:t>
      </w:r>
      <w:r w:rsidR="005F4442">
        <w:t xml:space="preserve">(PREC) </w:t>
      </w:r>
      <w:r>
        <w:t xml:space="preserve">in </w:t>
      </w:r>
      <w:r w:rsidR="005F4442">
        <w:t>the interval 0</w:t>
      </w:r>
      <w:r w:rsidR="006C112D">
        <w:t>1</w:t>
      </w:r>
      <w:r w:rsidR="005F4442">
        <w:t xml:space="preserve"> UTC – 00 UTC </w:t>
      </w:r>
      <w:r>
        <w:t xml:space="preserve">of the </w:t>
      </w:r>
      <w:r w:rsidR="005F4442">
        <w:t xml:space="preserve">next day </w:t>
      </w:r>
      <w:r>
        <w:t>(</w:t>
      </w:r>
      <w:r w:rsidR="005F4442">
        <w:t>if all 2</w:t>
      </w:r>
      <w:r w:rsidR="006C112D">
        <w:t>4</w:t>
      </w:r>
      <w:r w:rsidR="005F4442">
        <w:t xml:space="preserve"> observations are valid</w:t>
      </w:r>
      <w:r>
        <w:t>)</w:t>
      </w:r>
      <w:r w:rsidR="005F4442">
        <w:t>.</w:t>
      </w:r>
    </w:p>
    <w:p w14:paraId="76BFFCA4" w14:textId="6EEB9D9D" w:rsidR="000431C1" w:rsidRDefault="009311BD">
      <w:pPr>
        <w:pStyle w:val="Paragrafoelenco"/>
        <w:numPr>
          <w:ilvl w:val="1"/>
          <w:numId w:val="51"/>
        </w:numPr>
      </w:pPr>
      <w:r>
        <w:t>If none of the previous step return</w:t>
      </w:r>
      <w:r w:rsidR="00ED44D1">
        <w:t>s</w:t>
      </w:r>
      <w:r>
        <w:t xml:space="preserve"> a valid value, th</w:t>
      </w:r>
      <w:r w:rsidR="000431C1">
        <w:t xml:space="preserve">e algorithm </w:t>
      </w:r>
      <w:r w:rsidR="00ED44D1">
        <w:t>looks for</w:t>
      </w:r>
      <w:r>
        <w:t xml:space="preserve"> </w:t>
      </w:r>
      <w:r w:rsidR="000431C1">
        <w:t xml:space="preserve">the first hourly observation </w:t>
      </w:r>
      <w:r w:rsidR="00ED44D1">
        <w:t xml:space="preserve">having both </w:t>
      </w:r>
      <w:r w:rsidR="000431C1">
        <w:t xml:space="preserve">TR &amp; RR </w:t>
      </w:r>
      <w:r w:rsidR="00ED44D1">
        <w:t xml:space="preserve"> (</w:t>
      </w:r>
      <w:r w:rsidR="000431C1">
        <w:t>in</w:t>
      </w:r>
      <w:r w:rsidR="00ED44D1">
        <w:t xml:space="preserve"> </w:t>
      </w:r>
      <w:r w:rsidR="000431C1">
        <w:t>the interval 0</w:t>
      </w:r>
      <w:r w:rsidR="00ED44D1">
        <w:t>6</w:t>
      </w:r>
      <w:r w:rsidR="000431C1">
        <w:t xml:space="preserve"> of </w:t>
      </w:r>
      <w:r w:rsidR="00ED44D1">
        <w:t xml:space="preserve">the </w:t>
      </w:r>
      <w:r w:rsidR="000431C1">
        <w:t xml:space="preserve">next day and 06 of </w:t>
      </w:r>
      <w:r w:rsidR="00ED44D1">
        <w:t xml:space="preserve">the </w:t>
      </w:r>
      <w:r w:rsidR="000431C1">
        <w:t>current day</w:t>
      </w:r>
      <w:r w:rsidR="00ED44D1">
        <w:t>)</w:t>
      </w:r>
      <w:r w:rsidR="000431C1">
        <w:t xml:space="preserve">. </w:t>
      </w:r>
      <w:r w:rsidR="00ED44D1">
        <w:t xml:space="preserve">According to the </w:t>
      </w:r>
      <w:r w:rsidR="000431C1">
        <w:t xml:space="preserve">time of the </w:t>
      </w:r>
      <w:r w:rsidR="00ED44D1">
        <w:t xml:space="preserve">identified </w:t>
      </w:r>
      <w:r w:rsidR="000431C1">
        <w:t>observation</w:t>
      </w:r>
      <w:r w:rsidR="00ED44D1">
        <w:t xml:space="preserve"> it adapts</w:t>
      </w:r>
      <w:r w:rsidR="000431C1">
        <w:t xml:space="preserve"> the length of</w:t>
      </w:r>
      <w:r w:rsidR="00ED44D1">
        <w:t xml:space="preserve"> the</w:t>
      </w:r>
      <w:r w:rsidR="000431C1">
        <w:t xml:space="preserve"> interval </w:t>
      </w:r>
      <w:r w:rsidR="00ED44D1">
        <w:t xml:space="preserve">as </w:t>
      </w:r>
      <w:r w:rsidR="000431C1">
        <w:t>follow</w:t>
      </w:r>
      <w:r w:rsidR="00ED44D1">
        <w:t>s</w:t>
      </w:r>
      <w:r w:rsidR="000431C1">
        <w:t>:</w:t>
      </w:r>
    </w:p>
    <w:p w14:paraId="3E4C2314" w14:textId="5C1B1F7C" w:rsidR="000431C1" w:rsidRDefault="000431C1">
      <w:pPr>
        <w:pStyle w:val="Paragrafoelenco"/>
        <w:pPrChange w:id="240" w:author="Account Microsoft" w:date="2021-04-06T16:28:00Z">
          <w:pPr>
            <w:pStyle w:val="Paragrafoelenco"/>
            <w:numPr>
              <w:ilvl w:val="1"/>
              <w:numId w:val="51"/>
            </w:numPr>
            <w:ind w:left="1440"/>
          </w:pPr>
        </w:pPrChange>
      </w:pPr>
      <w:r>
        <w:t xml:space="preserve">If TR &amp; RR </w:t>
      </w:r>
      <w:r w:rsidR="00ED44D1">
        <w:t>i</w:t>
      </w:r>
      <w:r>
        <w:t xml:space="preserve">s found </w:t>
      </w:r>
      <w:r w:rsidR="00ED44D1">
        <w:t xml:space="preserve">at either </w:t>
      </w:r>
      <w:r>
        <w:t xml:space="preserve">06 or 03 of </w:t>
      </w:r>
      <w:r w:rsidR="00ED44D1">
        <w:t xml:space="preserve">the </w:t>
      </w:r>
      <w:r>
        <w:t>next day</w:t>
      </w:r>
      <w:r w:rsidR="00ED44D1">
        <w:t>,</w:t>
      </w:r>
      <w:r>
        <w:t xml:space="preserve"> the interval time is 24 hours</w:t>
      </w:r>
    </w:p>
    <w:p w14:paraId="09EA87B7" w14:textId="6468102E" w:rsidR="000431C1" w:rsidRDefault="000431C1">
      <w:pPr>
        <w:pStyle w:val="Paragrafoelenco"/>
        <w:pPrChange w:id="241" w:author="Account Microsoft" w:date="2021-04-06T16:28:00Z">
          <w:pPr>
            <w:pStyle w:val="Paragrafoelenco"/>
            <w:numPr>
              <w:ilvl w:val="1"/>
              <w:numId w:val="51"/>
            </w:numPr>
            <w:ind w:left="1440"/>
          </w:pPr>
        </w:pPrChange>
      </w:pPr>
      <w:r>
        <w:t xml:space="preserve">If TR &amp; RR </w:t>
      </w:r>
      <w:r w:rsidR="00ED44D1">
        <w:t>i</w:t>
      </w:r>
      <w:r>
        <w:t xml:space="preserve">s found </w:t>
      </w:r>
      <w:r w:rsidR="00ED44D1">
        <w:t xml:space="preserve">at either </w:t>
      </w:r>
      <w:r>
        <w:t xml:space="preserve"> 24:00 or 21:00 of</w:t>
      </w:r>
      <w:r w:rsidR="00ED44D1">
        <w:t xml:space="preserve"> the</w:t>
      </w:r>
      <w:r>
        <w:t xml:space="preserve"> current day the interval time is 18 hours</w:t>
      </w:r>
    </w:p>
    <w:p w14:paraId="05653BF8" w14:textId="0B450A66" w:rsidR="000431C1" w:rsidRDefault="000431C1">
      <w:pPr>
        <w:pStyle w:val="Paragrafoelenco"/>
        <w:pPrChange w:id="242" w:author="Account Microsoft" w:date="2021-04-06T16:28:00Z">
          <w:pPr>
            <w:pStyle w:val="Paragrafoelenco"/>
            <w:numPr>
              <w:ilvl w:val="1"/>
              <w:numId w:val="51"/>
            </w:numPr>
            <w:ind w:left="1440"/>
          </w:pPr>
        </w:pPrChange>
      </w:pPr>
      <w:r>
        <w:t xml:space="preserve">If TR &amp; RR </w:t>
      </w:r>
      <w:r w:rsidR="00ED44D1">
        <w:t>i</w:t>
      </w:r>
      <w:r>
        <w:t xml:space="preserve">s found </w:t>
      </w:r>
      <w:r w:rsidR="00ED44D1">
        <w:t>at</w:t>
      </w:r>
      <w:r>
        <w:t xml:space="preserve"> </w:t>
      </w:r>
      <w:r w:rsidR="00ED44D1">
        <w:t xml:space="preserve">either </w:t>
      </w:r>
      <w:r>
        <w:t xml:space="preserve">18 or 12 of </w:t>
      </w:r>
      <w:r w:rsidR="00ED44D1">
        <w:t xml:space="preserve">the </w:t>
      </w:r>
      <w:r>
        <w:t>current day the interval time is 12 hours</w:t>
      </w:r>
    </w:p>
    <w:p w14:paraId="17BA4D52" w14:textId="6122B1E8" w:rsidR="000431C1" w:rsidRDefault="00ED44D1">
      <w:pPr>
        <w:pStyle w:val="Paragrafoelenco"/>
        <w:pPrChange w:id="243" w:author="Account Microsoft" w:date="2021-04-06T16:28:00Z">
          <w:pPr>
            <w:pStyle w:val="Paragrafoelenco"/>
            <w:numPr>
              <w:ilvl w:val="1"/>
              <w:numId w:val="51"/>
            </w:numPr>
            <w:ind w:left="1440"/>
          </w:pPr>
        </w:pPrChange>
      </w:pPr>
      <w:r>
        <w:t xml:space="preserve">If all the previous steps fail, </w:t>
      </w:r>
      <w:r w:rsidR="000431C1">
        <w:t>the algorithm cannot be appl</w:t>
      </w:r>
      <w:r>
        <w:t>ied</w:t>
      </w:r>
    </w:p>
    <w:p w14:paraId="61350D6A" w14:textId="77777777" w:rsidR="000431C1" w:rsidRDefault="000431C1">
      <w:pPr>
        <w:pStyle w:val="Paragrafoelenco"/>
        <w:pPrChange w:id="244" w:author="Account Microsoft" w:date="2021-04-06T16:28:00Z">
          <w:pPr>
            <w:pStyle w:val="Paragrafoelenco"/>
            <w:numPr>
              <w:ilvl w:val="1"/>
              <w:numId w:val="51"/>
            </w:numPr>
            <w:ind w:left="1440"/>
          </w:pPr>
        </w:pPrChange>
      </w:pPr>
      <w:r>
        <w:t xml:space="preserve">Considering that, </w:t>
      </w:r>
      <w:r w:rsidR="009311BD">
        <w:t xml:space="preserve">we found </w:t>
      </w:r>
      <w:r>
        <w:t>a valid interval value will start to sum the precipitation values (RR) starting f</w:t>
      </w:r>
      <w:r w:rsidR="009311BD">
        <w:t>rom</w:t>
      </w:r>
      <w:r>
        <w:t xml:space="preserve"> the observation find for a length = interval time. The algorithm will go back until the first observation time of the interval time (find at the previous step) using TR duration value (in hours) like step. If an observation are not present or the values (TR, RR) are not valid will reduce the current TR to half, but not less than 3 hours.</w:t>
      </w:r>
    </w:p>
    <w:p w14:paraId="4B50986A" w14:textId="52E2A294" w:rsidR="00C77DE2" w:rsidRDefault="00B736DB">
      <w:pPr>
        <w:pStyle w:val="Paragrafoelenco"/>
      </w:pPr>
      <w:r w:rsidRPr="00F55018">
        <w:rPr>
          <w:b/>
        </w:rPr>
        <w:lastRenderedPageBreak/>
        <w:t>Air Temperature</w:t>
      </w:r>
      <w:r>
        <w:t xml:space="preserve">: </w:t>
      </w:r>
      <w:r w:rsidR="002556EE">
        <w:t xml:space="preserve">values at </w:t>
      </w:r>
      <w:r>
        <w:t xml:space="preserve">the following time </w:t>
      </w:r>
      <w:r w:rsidR="002556EE">
        <w:t xml:space="preserve"> of </w:t>
      </w:r>
      <w:r>
        <w:t xml:space="preserve">observation: 06, 09, 12, 15, 18 of </w:t>
      </w:r>
      <w:r w:rsidR="002556EE">
        <w:t xml:space="preserve">the </w:t>
      </w:r>
      <w:r>
        <w:t>current da</w:t>
      </w:r>
      <w:r w:rsidR="002556EE">
        <w:t>y</w:t>
      </w:r>
    </w:p>
    <w:p w14:paraId="6DF3EC7A" w14:textId="1FAF90D9" w:rsidR="00B736DB" w:rsidRDefault="00B736DB">
      <w:pPr>
        <w:pStyle w:val="Paragrafoelenco"/>
      </w:pPr>
      <w:r w:rsidRPr="00F55018">
        <w:rPr>
          <w:b/>
        </w:rPr>
        <w:t>Relative Humidity</w:t>
      </w:r>
      <w:r>
        <w:t>:</w:t>
      </w:r>
      <w:r w:rsidRPr="00B736DB">
        <w:t xml:space="preserve"> </w:t>
      </w:r>
      <w:r w:rsidR="002556EE">
        <w:t xml:space="preserve">values at </w:t>
      </w:r>
      <w:r>
        <w:t xml:space="preserve">the following time </w:t>
      </w:r>
      <w:r w:rsidR="002556EE">
        <w:t xml:space="preserve">of </w:t>
      </w:r>
      <w:r>
        <w:t xml:space="preserve">observation: 06, 09, 12, 15, 18 of </w:t>
      </w:r>
      <w:r w:rsidR="002556EE">
        <w:t xml:space="preserve">the </w:t>
      </w:r>
      <w:r>
        <w:t>current d</w:t>
      </w:r>
      <w:r w:rsidR="002556EE">
        <w:t>ay</w:t>
      </w:r>
      <w:r>
        <w:t xml:space="preserve">. In case </w:t>
      </w:r>
      <w:r w:rsidR="002556EE">
        <w:t xml:space="preserve"> </w:t>
      </w:r>
      <w:r>
        <w:t xml:space="preserve">values are </w:t>
      </w:r>
      <w:r w:rsidR="002556EE">
        <w:t xml:space="preserve">either </w:t>
      </w:r>
      <w:r>
        <w:t xml:space="preserve">missing or not valid the system </w:t>
      </w:r>
      <w:r w:rsidR="002556EE">
        <w:t xml:space="preserve">provides </w:t>
      </w:r>
      <w:r>
        <w:t xml:space="preserve"> </w:t>
      </w:r>
      <w:r w:rsidR="002556EE">
        <w:t>an estimated</w:t>
      </w:r>
      <w:r>
        <w:t xml:space="preserve"> relative humidity (D_RH) </w:t>
      </w:r>
    </w:p>
    <w:p w14:paraId="41C3F995" w14:textId="2D54A289" w:rsidR="00E947BC" w:rsidRPr="00E947BC" w:rsidRDefault="003124C0">
      <w:pPr>
        <w:pStyle w:val="Paragrafoelenco"/>
      </w:pPr>
      <w:r w:rsidRPr="00E947BC">
        <w:rPr>
          <w:b/>
        </w:rPr>
        <w:t>Daily mean vapor pressure</w:t>
      </w:r>
      <w:r w:rsidR="00E947BC">
        <w:rPr>
          <w:b/>
        </w:rPr>
        <w:t xml:space="preserve"> deficit</w:t>
      </w:r>
      <w:r>
        <w:t xml:space="preserve"> = mean of hourly valid vapor pressure deficit values (D_VPD) </w:t>
      </w:r>
      <w:r w:rsidR="002556EE">
        <w:t xml:space="preserve">at </w:t>
      </w:r>
      <w:r w:rsidR="00E947BC">
        <w:t>00 UTC, 03 UTC, 06 UTC, 09 UTC, 12 UTC, 15 UTC, 18 UTC, 21 UTC – current day, 00 UTC – next day</w:t>
      </w:r>
      <w:r w:rsidR="00E947BC" w:rsidRPr="00E947BC">
        <w:rPr>
          <w:b/>
        </w:rPr>
        <w:t xml:space="preserve"> </w:t>
      </w:r>
    </w:p>
    <w:p w14:paraId="164AAD50" w14:textId="22EC231C" w:rsidR="003124C0" w:rsidRDefault="003124C0">
      <w:pPr>
        <w:pStyle w:val="Paragrafoelenco"/>
      </w:pPr>
      <w:r w:rsidRPr="00E947BC">
        <w:rPr>
          <w:b/>
        </w:rPr>
        <w:t>Daily mean of slope saturation</w:t>
      </w:r>
      <w:r>
        <w:t xml:space="preserve"> = mean of hourly valid slope saturation values (D_SLOPE) </w:t>
      </w:r>
      <w:r w:rsidR="002556EE">
        <w:t xml:space="preserve">at </w:t>
      </w:r>
      <w:r w:rsidR="00E947BC">
        <w:t>00 UTC, 03 UTC, 06 UTC, 09 UTC, 12 UTC, 15 UTC, 18 UTC, 21 UTC – current day, 00 UTC – next day</w:t>
      </w:r>
    </w:p>
    <w:p w14:paraId="49E783EB" w14:textId="77777777" w:rsidR="00A71634" w:rsidRPr="00EE2E15" w:rsidRDefault="00A71634">
      <w:pPr>
        <w:pStyle w:val="Paragrafoelenco"/>
      </w:pPr>
      <w:r w:rsidRPr="00867A14">
        <w:rPr>
          <w:b/>
          <w:rPrChange w:id="245" w:author="Account Microsoft" w:date="2021-04-07T10:21:00Z">
            <w:rPr/>
          </w:rPrChange>
        </w:rPr>
        <w:t xml:space="preserve">Potential </w:t>
      </w:r>
      <w:r w:rsidR="00B3426A" w:rsidRPr="00867A14">
        <w:rPr>
          <w:b/>
          <w:rPrChange w:id="246" w:author="Account Microsoft" w:date="2021-04-07T10:21:00Z">
            <w:rPr/>
          </w:rPrChange>
        </w:rPr>
        <w:t>evapotranspiration</w:t>
      </w:r>
      <w:r>
        <w:t xml:space="preserve">: </w:t>
      </w:r>
    </w:p>
    <w:p w14:paraId="51BCAE81" w14:textId="77777777" w:rsidR="00EE2E15" w:rsidRDefault="00EE2E15">
      <w:pPr>
        <w:pStyle w:val="Paragrafoelenco"/>
        <w:numPr>
          <w:ilvl w:val="1"/>
          <w:numId w:val="51"/>
        </w:numPr>
      </w:pPr>
      <w:r>
        <w:t xml:space="preserve">Penman potential evapotranspiration </w:t>
      </w:r>
      <w:r w:rsidRPr="00EE2E15">
        <w:t>from a free water surface</w:t>
      </w:r>
      <w:r>
        <w:t xml:space="preserve"> (E0)</w:t>
      </w:r>
    </w:p>
    <w:p w14:paraId="4E7F666D" w14:textId="77777777" w:rsidR="00EE2E15" w:rsidRDefault="00EE2E15">
      <w:pPr>
        <w:pStyle w:val="Paragrafoelenco"/>
        <w:numPr>
          <w:ilvl w:val="1"/>
          <w:numId w:val="51"/>
        </w:numPr>
      </w:pPr>
      <w:r>
        <w:t xml:space="preserve">Penman potential evapotranspiration </w:t>
      </w:r>
      <w:r w:rsidRPr="00EE2E15">
        <w:t>from a moist bare soil surface</w:t>
      </w:r>
      <w:r>
        <w:t xml:space="preserve"> (ES0)</w:t>
      </w:r>
    </w:p>
    <w:p w14:paraId="08893C17" w14:textId="77777777" w:rsidR="00EE2E15" w:rsidRDefault="00EE2E15">
      <w:pPr>
        <w:pStyle w:val="Paragrafoelenco"/>
        <w:numPr>
          <w:ilvl w:val="1"/>
          <w:numId w:val="51"/>
        </w:numPr>
      </w:pPr>
      <w:r>
        <w:t>Penman potential evapotranspiration from a crop canopy (ET0)</w:t>
      </w:r>
    </w:p>
    <w:p w14:paraId="13D305B1" w14:textId="075B3B54" w:rsidR="003124C0" w:rsidRDefault="003124C0">
      <w:pPr>
        <w:pStyle w:val="Paragrafoelenco"/>
      </w:pPr>
      <w:r w:rsidRPr="00F55018">
        <w:rPr>
          <w:b/>
        </w:rPr>
        <w:t>Snow depth</w:t>
      </w:r>
      <w:r>
        <w:t xml:space="preserve"> = </w:t>
      </w:r>
      <w:r w:rsidR="009F0FD1">
        <w:t xml:space="preserve">Instantaneous value of SNOW at 06 </w:t>
      </w:r>
      <w:r w:rsidR="002556EE">
        <w:t xml:space="preserve">of the </w:t>
      </w:r>
      <w:r w:rsidR="009F0FD1">
        <w:t>current day</w:t>
      </w:r>
    </w:p>
    <w:p w14:paraId="218E07C8" w14:textId="357A59A5" w:rsidR="003124C0" w:rsidRDefault="003124C0">
      <w:pPr>
        <w:pStyle w:val="Paragrafoelenco"/>
      </w:pPr>
      <w:r w:rsidRPr="00F55018">
        <w:rPr>
          <w:b/>
        </w:rPr>
        <w:t>Visibility</w:t>
      </w:r>
      <w:r>
        <w:t xml:space="preserve"> = </w:t>
      </w:r>
      <w:r w:rsidR="00AE314A">
        <w:t>daytime</w:t>
      </w:r>
      <w:r>
        <w:t xml:space="preserve"> visibility</w:t>
      </w:r>
      <w:r w:rsidR="002556EE">
        <w:t>.</w:t>
      </w:r>
      <w:r>
        <w:t xml:space="preserve"> </w:t>
      </w:r>
      <w:r w:rsidR="002556EE">
        <w:t>H</w:t>
      </w:r>
      <w:r>
        <w:t>ourly observations</w:t>
      </w:r>
      <w:r w:rsidR="00AE314A">
        <w:t xml:space="preserve"> </w:t>
      </w:r>
      <w:r w:rsidR="002556EE">
        <w:t xml:space="preserve">in </w:t>
      </w:r>
      <w:r>
        <w:t xml:space="preserve">the interval 06 – 18 of </w:t>
      </w:r>
      <w:r w:rsidR="002556EE">
        <w:t xml:space="preserve">the </w:t>
      </w:r>
      <w:r>
        <w:t>current da</w:t>
      </w:r>
      <w:r w:rsidR="002556EE">
        <w:t>y</w:t>
      </w:r>
      <w:r>
        <w:t>.</w:t>
      </w:r>
    </w:p>
    <w:p w14:paraId="60CD4B23" w14:textId="77777777" w:rsidR="00A10191" w:rsidRPr="00A10191" w:rsidRDefault="00C41B00">
      <w:pPr>
        <w:pStyle w:val="Paragrafoelenco"/>
      </w:pPr>
      <w:r w:rsidRPr="00867A14">
        <w:rPr>
          <w:b/>
          <w:rPrChange w:id="247" w:author="Account Microsoft" w:date="2021-04-07T10:21:00Z">
            <w:rPr/>
          </w:rPrChange>
        </w:rPr>
        <w:t>Absolute Daily Minimum Temperature</w:t>
      </w:r>
      <w:r w:rsidR="00A10191">
        <w:t xml:space="preserve">: </w:t>
      </w:r>
    </w:p>
    <w:p w14:paraId="3EC8627E" w14:textId="7883F0CB" w:rsidR="00A10191" w:rsidRDefault="00A10191">
      <w:pPr>
        <w:pStyle w:val="Paragrafoelenco"/>
        <w:numPr>
          <w:ilvl w:val="1"/>
          <w:numId w:val="51"/>
        </w:numPr>
      </w:pPr>
      <w:r w:rsidRPr="00A10191">
        <w:t>First</w:t>
      </w:r>
      <w:r w:rsidR="002556EE">
        <w:t xml:space="preserve"> option.</w:t>
      </w:r>
      <w:r w:rsidR="002556EE" w:rsidRPr="00A10191" w:rsidDel="002556EE">
        <w:t xml:space="preserve"> </w:t>
      </w:r>
      <w:r w:rsidR="002556EE">
        <w:t>G</w:t>
      </w:r>
      <w:r>
        <w:t xml:space="preserve">et the minimum of TN12 </w:t>
      </w:r>
      <w:r w:rsidR="002556EE">
        <w:t xml:space="preserve">at </w:t>
      </w:r>
      <w:r>
        <w:t xml:space="preserve"> 12 UTC </w:t>
      </w:r>
      <w:r w:rsidR="002556EE">
        <w:t xml:space="preserve">of the </w:t>
      </w:r>
      <w:r>
        <w:t xml:space="preserve">current day and 00 UTC </w:t>
      </w:r>
      <w:r w:rsidR="002556EE">
        <w:t xml:space="preserve">of the </w:t>
      </w:r>
      <w:r>
        <w:t>next day</w:t>
      </w:r>
    </w:p>
    <w:p w14:paraId="28776161" w14:textId="3DADE8F5" w:rsidR="00A10191" w:rsidRDefault="002556EE">
      <w:pPr>
        <w:pStyle w:val="Paragrafoelenco"/>
        <w:numPr>
          <w:ilvl w:val="1"/>
          <w:numId w:val="51"/>
        </w:numPr>
      </w:pPr>
      <w:r>
        <w:t>Second option. G</w:t>
      </w:r>
      <w:r w:rsidR="00A10191">
        <w:t xml:space="preserve">et the minimum of TN6 </w:t>
      </w:r>
      <w:r>
        <w:t>at</w:t>
      </w:r>
      <w:r w:rsidR="00A10191">
        <w:t xml:space="preserve"> 06, 12, 18 </w:t>
      </w:r>
      <w:r>
        <w:t xml:space="preserve">of the </w:t>
      </w:r>
      <w:r w:rsidR="00A10191">
        <w:t xml:space="preserve">current day and 00 UTC </w:t>
      </w:r>
      <w:r>
        <w:t xml:space="preserve">of the </w:t>
      </w:r>
      <w:r w:rsidR="00A10191">
        <w:t>next day</w:t>
      </w:r>
    </w:p>
    <w:p w14:paraId="06DF8568" w14:textId="7CFC974B" w:rsidR="00A10191" w:rsidRDefault="002556EE">
      <w:pPr>
        <w:pStyle w:val="Paragrafoelenco"/>
        <w:numPr>
          <w:ilvl w:val="1"/>
          <w:numId w:val="51"/>
        </w:numPr>
      </w:pPr>
      <w:r>
        <w:t>Third option. G</w:t>
      </w:r>
      <w:r w:rsidR="00C41B00">
        <w:t xml:space="preserve">et the minimum value of TN1 between 01 </w:t>
      </w:r>
      <w:r>
        <w:t xml:space="preserve">of the </w:t>
      </w:r>
      <w:r w:rsidR="00C41B00">
        <w:t xml:space="preserve">current day and 00 </w:t>
      </w:r>
      <w:r>
        <w:t xml:space="preserve">of the </w:t>
      </w:r>
      <w:r w:rsidR="00C41B00">
        <w:t>next day</w:t>
      </w:r>
    </w:p>
    <w:p w14:paraId="480D9EFA" w14:textId="17C1A819" w:rsidR="00C41B00" w:rsidRDefault="002556EE">
      <w:pPr>
        <w:pStyle w:val="Paragrafoelenco"/>
        <w:numPr>
          <w:ilvl w:val="1"/>
          <w:numId w:val="51"/>
        </w:numPr>
      </w:pPr>
      <w:r>
        <w:t>Last option. G</w:t>
      </w:r>
      <w:r w:rsidR="00C41B00">
        <w:t xml:space="preserve">et the minimum value of TT between 01 </w:t>
      </w:r>
      <w:r>
        <w:t xml:space="preserve">of the </w:t>
      </w:r>
      <w:r w:rsidR="00C41B00">
        <w:t>current day and 0</w:t>
      </w:r>
      <w:r w:rsidR="00AF434A">
        <w:t>0</w:t>
      </w:r>
      <w:r w:rsidR="00C41B00">
        <w:t xml:space="preserve"> </w:t>
      </w:r>
      <w:r>
        <w:t xml:space="preserve">of the </w:t>
      </w:r>
      <w:r w:rsidR="00C41B00">
        <w:t>next day</w:t>
      </w:r>
    </w:p>
    <w:p w14:paraId="4D98BF80" w14:textId="62CE43DF" w:rsidR="00A76FD3" w:rsidRDefault="002556EE" w:rsidP="00013D9A">
      <w:r>
        <w:t xml:space="preserve">Concerning the </w:t>
      </w:r>
      <w:r w:rsidR="00013D9A">
        <w:t xml:space="preserve">mean </w:t>
      </w:r>
      <w:r>
        <w:t>values</w:t>
      </w:r>
      <w:r w:rsidR="00013D9A">
        <w:t>, the</w:t>
      </w:r>
      <w:r>
        <w:t>y</w:t>
      </w:r>
      <w:r w:rsidR="00013D9A">
        <w:t xml:space="preserve"> are calculate</w:t>
      </w:r>
      <w:r>
        <w:t>d</w:t>
      </w:r>
      <w:r w:rsidR="00013D9A">
        <w:t xml:space="preserve"> only if at least 80% of valid values </w:t>
      </w:r>
      <w:r>
        <w:t>(</w:t>
      </w:r>
      <w:r w:rsidR="00013D9A">
        <w:t>in relation to the number of expected values</w:t>
      </w:r>
      <w:r>
        <w:t>) are available</w:t>
      </w:r>
      <w:r w:rsidR="00013D9A">
        <w:t>.</w:t>
      </w:r>
    </w:p>
    <w:p w14:paraId="77F773CE" w14:textId="77777777" w:rsidR="00013D9A" w:rsidRPr="00A10191" w:rsidRDefault="00013D9A" w:rsidP="00D14A5F">
      <w:pPr>
        <w:ind w:left="1440"/>
      </w:pPr>
    </w:p>
    <w:p w14:paraId="6B228BA9" w14:textId="77777777" w:rsidR="00A76FD3" w:rsidRDefault="00A76FD3" w:rsidP="00A76FD3">
      <w:pPr>
        <w:pStyle w:val="Titolo4"/>
        <w:numPr>
          <w:ilvl w:val="3"/>
          <w:numId w:val="39"/>
        </w:numPr>
        <w:rPr>
          <w:rFonts w:ascii="Verdana" w:hAnsi="Verdana"/>
          <w:b/>
        </w:rPr>
      </w:pPr>
      <w:r w:rsidRPr="00A76FD3">
        <w:rPr>
          <w:rFonts w:ascii="Verdana" w:hAnsi="Verdana"/>
          <w:b/>
        </w:rPr>
        <w:t xml:space="preserve">Aggregation rules for ROI </w:t>
      </w:r>
      <w:r w:rsidR="00096A56">
        <w:rPr>
          <w:rFonts w:ascii="Verdana" w:hAnsi="Verdana"/>
          <w:b/>
        </w:rPr>
        <w:t>–</w:t>
      </w:r>
      <w:r w:rsidRPr="00A76FD3">
        <w:rPr>
          <w:rFonts w:ascii="Verdana" w:hAnsi="Verdana"/>
          <w:b/>
        </w:rPr>
        <w:t xml:space="preserve"> CHINA</w:t>
      </w:r>
    </w:p>
    <w:p w14:paraId="2754CCE7" w14:textId="77777777" w:rsidR="00096A56" w:rsidRPr="00096A56" w:rsidRDefault="00096A56" w:rsidP="00096A56"/>
    <w:p w14:paraId="372B4C2F" w14:textId="301C5077" w:rsidR="00096A56" w:rsidRDefault="00096A56">
      <w:pPr>
        <w:pStyle w:val="Paragrafoelenco"/>
      </w:pPr>
      <w:r w:rsidRPr="00F55018">
        <w:rPr>
          <w:b/>
        </w:rPr>
        <w:t>Total cloud cover</w:t>
      </w:r>
      <w:r>
        <w:t xml:space="preserve"> = mean of hourly cloud cover observation</w:t>
      </w:r>
      <w:r w:rsidR="00774424">
        <w:t>s</w:t>
      </w:r>
      <w:r>
        <w:t xml:space="preserve"> (property N) : 18 UTC, 21 UTC – previous day, 00,03, 06, 09, 12, 15, 18 UTC – next day</w:t>
      </w:r>
    </w:p>
    <w:p w14:paraId="13167B39" w14:textId="4947A49F" w:rsidR="00096A56" w:rsidRDefault="00096A56">
      <w:pPr>
        <w:pStyle w:val="Paragrafoelenco"/>
      </w:pPr>
      <w:r w:rsidRPr="00F55018">
        <w:rPr>
          <w:b/>
        </w:rPr>
        <w:t>Cloud Cover Daytime mean</w:t>
      </w:r>
      <w:r>
        <w:t xml:space="preserve"> = mean of cloud cover values  from the observations (property N) : 00 UTC, 03 UTC, 06 UTC, 09 UTC, 12 UTC  – current day</w:t>
      </w:r>
    </w:p>
    <w:p w14:paraId="6081EC82" w14:textId="5C032F5B" w:rsidR="00096A56" w:rsidRPr="00096A56" w:rsidDel="007D59FE" w:rsidRDefault="00096A56" w:rsidP="004B66A6">
      <w:pPr>
        <w:pStyle w:val="Paragrafoelenco"/>
        <w:rPr>
          <w:del w:id="248" w:author="Account Microsoft" w:date="2021-04-07T10:22:00Z"/>
        </w:rPr>
      </w:pPr>
      <w:r w:rsidRPr="007D59FE">
        <w:rPr>
          <w:b/>
          <w:rPrChange w:id="249" w:author="Account Microsoft" w:date="2021-04-07T10:22:00Z">
            <w:rPr/>
          </w:rPrChange>
        </w:rPr>
        <w:t>Low Cloud Cover Daytime mean</w:t>
      </w:r>
      <w:r>
        <w:t>:</w:t>
      </w:r>
      <w:ins w:id="250" w:author="Account Microsoft" w:date="2021-04-07T10:22:00Z">
        <w:r w:rsidR="007D59FE">
          <w:t xml:space="preserve"> </w:t>
        </w:r>
      </w:ins>
    </w:p>
    <w:p w14:paraId="735B16E8" w14:textId="77777777" w:rsidR="00096A56" w:rsidRPr="00A71634" w:rsidRDefault="00096A56" w:rsidP="004B66A6">
      <w:pPr>
        <w:pStyle w:val="Paragrafoelenco"/>
      </w:pPr>
      <w:r>
        <w:t>Not calculated</w:t>
      </w:r>
    </w:p>
    <w:p w14:paraId="088AC0C4" w14:textId="30462E06" w:rsidR="00096A56" w:rsidRPr="000431C1" w:rsidDel="007D59FE" w:rsidRDefault="00096A56" w:rsidP="004B66A6">
      <w:pPr>
        <w:pStyle w:val="Paragrafoelenco"/>
        <w:rPr>
          <w:del w:id="251" w:author="Account Microsoft" w:date="2021-04-07T10:22:00Z"/>
        </w:rPr>
      </w:pPr>
      <w:r w:rsidRPr="007D59FE">
        <w:rPr>
          <w:b/>
          <w:rPrChange w:id="252" w:author="Account Microsoft" w:date="2021-04-07T10:22:00Z">
            <w:rPr/>
          </w:rPrChange>
        </w:rPr>
        <w:t>Measured sunshine</w:t>
      </w:r>
      <w:r w:rsidRPr="000431C1">
        <w:t>:</w:t>
      </w:r>
      <w:ins w:id="253" w:author="Account Microsoft" w:date="2021-04-07T10:22:00Z">
        <w:r w:rsidR="007D59FE">
          <w:t xml:space="preserve"> </w:t>
        </w:r>
      </w:ins>
    </w:p>
    <w:p w14:paraId="4E11C3B1" w14:textId="77777777" w:rsidR="00096A56" w:rsidRDefault="00096A56" w:rsidP="004B66A6">
      <w:pPr>
        <w:pStyle w:val="Paragrafoelenco"/>
      </w:pPr>
      <w:r>
        <w:t>Not calculated</w:t>
      </w:r>
    </w:p>
    <w:p w14:paraId="1A8D48C0" w14:textId="01BC80C3" w:rsidR="00096A56" w:rsidDel="007D59FE" w:rsidRDefault="00096A56" w:rsidP="004B66A6">
      <w:pPr>
        <w:pStyle w:val="Paragrafoelenco"/>
        <w:rPr>
          <w:del w:id="254" w:author="Account Microsoft" w:date="2021-04-07T10:22:00Z"/>
        </w:rPr>
      </w:pPr>
      <w:r w:rsidRPr="007D59FE">
        <w:rPr>
          <w:b/>
          <w:rPrChange w:id="255" w:author="Account Microsoft" w:date="2021-04-07T10:22:00Z">
            <w:rPr/>
          </w:rPrChange>
        </w:rPr>
        <w:t>Measured radiation</w:t>
      </w:r>
      <w:r>
        <w:t>:</w:t>
      </w:r>
    </w:p>
    <w:p w14:paraId="392CB35C" w14:textId="37A467AC" w:rsidR="00096A56" w:rsidRDefault="007D59FE" w:rsidP="004B66A6">
      <w:pPr>
        <w:pStyle w:val="Paragrafoelenco"/>
      </w:pPr>
      <w:ins w:id="256" w:author="Account Microsoft" w:date="2021-04-07T10:22:00Z">
        <w:r>
          <w:t xml:space="preserve"> </w:t>
        </w:r>
      </w:ins>
      <w:r w:rsidR="00096A56">
        <w:t>Not calculated</w:t>
      </w:r>
    </w:p>
    <w:p w14:paraId="02E9A073" w14:textId="77777777" w:rsidR="00096A56" w:rsidRDefault="00096A56">
      <w:pPr>
        <w:pStyle w:val="Paragrafoelenco"/>
      </w:pPr>
      <w:r w:rsidRPr="007D59FE">
        <w:rPr>
          <w:b/>
          <w:rPrChange w:id="257" w:author="Account Microsoft" w:date="2021-04-07T10:22:00Z">
            <w:rPr/>
          </w:rPrChange>
        </w:rPr>
        <w:t>Calculated radiation</w:t>
      </w:r>
      <w:r>
        <w:t>:</w:t>
      </w:r>
    </w:p>
    <w:p w14:paraId="57BD0EF4" w14:textId="5C8334DD" w:rsidR="00096A56" w:rsidRDefault="00096A56">
      <w:pPr>
        <w:pStyle w:val="Paragrafoelenco"/>
        <w:numPr>
          <w:ilvl w:val="1"/>
          <w:numId w:val="51"/>
        </w:numPr>
        <w:pPrChange w:id="258" w:author="Account Microsoft" w:date="2021-04-07T10:22:00Z">
          <w:pPr>
            <w:pStyle w:val="Paragrafoelenco"/>
          </w:pPr>
        </w:pPrChange>
      </w:pPr>
      <w:r>
        <w:t xml:space="preserve">If the measured radiation is correctly calculated </w:t>
      </w:r>
      <w:r w:rsidR="00774424">
        <w:t>it is also used for</w:t>
      </w:r>
      <w:r>
        <w:t xml:space="preserve"> calculated radiation</w:t>
      </w:r>
    </w:p>
    <w:p w14:paraId="0AF382CF" w14:textId="0052CEB3" w:rsidR="00096A56" w:rsidRDefault="00096A56">
      <w:pPr>
        <w:pStyle w:val="Paragrafoelenco"/>
        <w:numPr>
          <w:ilvl w:val="1"/>
          <w:numId w:val="51"/>
        </w:numPr>
        <w:pPrChange w:id="259" w:author="Account Microsoft" w:date="2021-04-07T10:22:00Z">
          <w:pPr>
            <w:pStyle w:val="Paragrafoelenco"/>
          </w:pPr>
        </w:pPrChange>
      </w:pPr>
      <w:r>
        <w:t>Second alternative</w:t>
      </w:r>
      <w:r w:rsidR="00774424">
        <w:t>.</w:t>
      </w:r>
      <w:r>
        <w:t xml:space="preserve"> </w:t>
      </w:r>
      <w:r w:rsidR="00774424">
        <w:t>I</w:t>
      </w:r>
      <w:r>
        <w:t>f the measured sunshine is valued, the Angstrom Radiation is calculate</w:t>
      </w:r>
      <w:r w:rsidR="00774424">
        <w:t>d</w:t>
      </w:r>
    </w:p>
    <w:p w14:paraId="3AEDF35A" w14:textId="68775D04" w:rsidR="00096A56" w:rsidRDefault="00096A56">
      <w:pPr>
        <w:pStyle w:val="Paragrafoelenco"/>
        <w:numPr>
          <w:ilvl w:val="1"/>
          <w:numId w:val="51"/>
        </w:numPr>
        <w:pPrChange w:id="260" w:author="Account Microsoft" w:date="2021-04-07T10:22:00Z">
          <w:pPr>
            <w:pStyle w:val="Paragrafoelenco"/>
          </w:pPr>
        </w:pPrChange>
      </w:pPr>
      <w:r>
        <w:t>Third alternative</w:t>
      </w:r>
      <w:r w:rsidR="00774424">
        <w:t>.</w:t>
      </w:r>
      <w:r>
        <w:t xml:space="preserve"> </w:t>
      </w:r>
      <w:r w:rsidR="00774424">
        <w:t>I</w:t>
      </w:r>
      <w:r>
        <w:t>f cloud cover, maximum and minimum temperature</w:t>
      </w:r>
      <w:r w:rsidR="00774424">
        <w:t>s</w:t>
      </w:r>
      <w:r>
        <w:t xml:space="preserve"> are valid then the Supit radiation </w:t>
      </w:r>
      <w:r w:rsidR="00774424">
        <w:t xml:space="preserve">is </w:t>
      </w:r>
      <w:r>
        <w:t>compute</w:t>
      </w:r>
      <w:r w:rsidR="00774424">
        <w:t>d.</w:t>
      </w:r>
    </w:p>
    <w:p w14:paraId="559D875B" w14:textId="1A9604F4" w:rsidR="00096A56" w:rsidRDefault="00096A56">
      <w:pPr>
        <w:pStyle w:val="Paragrafoelenco"/>
        <w:numPr>
          <w:ilvl w:val="1"/>
          <w:numId w:val="51"/>
        </w:numPr>
        <w:pPrChange w:id="261" w:author="Account Microsoft" w:date="2021-04-07T10:22:00Z">
          <w:pPr>
            <w:pStyle w:val="Paragrafoelenco"/>
          </w:pPr>
        </w:pPrChange>
      </w:pPr>
      <w:r>
        <w:t>Fo</w:t>
      </w:r>
      <w:r w:rsidR="00774424">
        <w:t>u</w:t>
      </w:r>
      <w:r>
        <w:t>rth alternative</w:t>
      </w:r>
      <w:r w:rsidR="00774424">
        <w:t>.</w:t>
      </w:r>
      <w:r>
        <w:t xml:space="preserve"> </w:t>
      </w:r>
      <w:r w:rsidR="00774424">
        <w:t>If</w:t>
      </w:r>
      <w:r>
        <w:t xml:space="preserve"> </w:t>
      </w:r>
      <w:r w:rsidR="00774424">
        <w:t>c</w:t>
      </w:r>
      <w:r>
        <w:t xml:space="preserve">loud </w:t>
      </w:r>
      <w:r w:rsidR="00774424">
        <w:t>c</w:t>
      </w:r>
      <w:r>
        <w:t xml:space="preserve">over is not available but minimum and maximum temperature are </w:t>
      </w:r>
      <w:r w:rsidR="00F22554">
        <w:t xml:space="preserve">available </w:t>
      </w:r>
      <w:r>
        <w:t>th</w:t>
      </w:r>
      <w:r w:rsidR="00DA4CF9">
        <w:t>e</w:t>
      </w:r>
      <w:r>
        <w:t xml:space="preserve">n the Hargreaves radiation </w:t>
      </w:r>
      <w:r w:rsidR="00DA4CF9">
        <w:t xml:space="preserve">is </w:t>
      </w:r>
      <w:r>
        <w:t>compute</w:t>
      </w:r>
      <w:r w:rsidR="00DA4CF9">
        <w:t>d</w:t>
      </w:r>
    </w:p>
    <w:p w14:paraId="175E88BA" w14:textId="77777777" w:rsidR="00096A56" w:rsidRDefault="00096A56">
      <w:pPr>
        <w:pStyle w:val="Paragrafoelenco"/>
      </w:pPr>
      <w:r w:rsidRPr="007D59FE">
        <w:rPr>
          <w:b/>
          <w:rPrChange w:id="262" w:author="Account Microsoft" w:date="2021-04-07T10:22:00Z">
            <w:rPr/>
          </w:rPrChange>
        </w:rPr>
        <w:t>Minimum temperature</w:t>
      </w:r>
      <w:r>
        <w:t xml:space="preserve">: </w:t>
      </w:r>
    </w:p>
    <w:p w14:paraId="20AFF2CE" w14:textId="7E8E9620" w:rsidR="00096A56" w:rsidRDefault="00096A56">
      <w:pPr>
        <w:pStyle w:val="Paragrafoelenco"/>
        <w:numPr>
          <w:ilvl w:val="1"/>
          <w:numId w:val="51"/>
        </w:numPr>
        <w:pPrChange w:id="263" w:author="Account Microsoft" w:date="2021-04-07T10:22:00Z">
          <w:pPr>
            <w:pStyle w:val="Paragrafoelenco"/>
          </w:pPr>
        </w:pPrChange>
      </w:pPr>
      <w:r>
        <w:t xml:space="preserve">Check if the TN12 property is </w:t>
      </w:r>
      <w:r w:rsidR="002000CE">
        <w:t xml:space="preserve">available </w:t>
      </w:r>
      <w:r>
        <w:t xml:space="preserve">at 06 </w:t>
      </w:r>
      <w:r w:rsidR="002000CE">
        <w:t xml:space="preserve">of the </w:t>
      </w:r>
      <w:r>
        <w:t xml:space="preserve">current day </w:t>
      </w:r>
    </w:p>
    <w:p w14:paraId="19029B42" w14:textId="2120DFA5" w:rsidR="00096A56" w:rsidRDefault="00096A56">
      <w:pPr>
        <w:pStyle w:val="Paragrafoelenco"/>
        <w:numPr>
          <w:ilvl w:val="1"/>
          <w:numId w:val="51"/>
        </w:numPr>
        <w:pPrChange w:id="264" w:author="Account Microsoft" w:date="2021-04-07T10:22:00Z">
          <w:pPr>
            <w:pStyle w:val="Paragrafoelenco"/>
          </w:pPr>
        </w:pPrChange>
      </w:pPr>
      <w:r>
        <w:lastRenderedPageBreak/>
        <w:t xml:space="preserve">If </w:t>
      </w:r>
      <w:r w:rsidR="002000CE">
        <w:t xml:space="preserve">the </w:t>
      </w:r>
      <w:r>
        <w:t xml:space="preserve">previous step does not return a valid value, check if the TN6 property is </w:t>
      </w:r>
      <w:r w:rsidR="002000CE">
        <w:t>available</w:t>
      </w:r>
      <w:r>
        <w:t xml:space="preserve"> at 06, 12, 18 </w:t>
      </w:r>
      <w:r w:rsidR="002000CE">
        <w:t xml:space="preserve">of the </w:t>
      </w:r>
      <w:r>
        <w:t xml:space="preserve">previous day and </w:t>
      </w:r>
      <w:r w:rsidR="002000CE">
        <w:t xml:space="preserve">at </w:t>
      </w:r>
      <w:r>
        <w:t xml:space="preserve">06, 12 </w:t>
      </w:r>
      <w:r w:rsidR="002000CE">
        <w:t xml:space="preserve">of the </w:t>
      </w:r>
      <w:r>
        <w:t xml:space="preserve">current day, and get the minimum value </w:t>
      </w:r>
      <w:r w:rsidR="002000CE">
        <w:t xml:space="preserve">of all </w:t>
      </w:r>
      <w:r>
        <w:t>these observations</w:t>
      </w:r>
    </w:p>
    <w:p w14:paraId="140B0553" w14:textId="3097508D" w:rsidR="00096A56" w:rsidRDefault="00096A56">
      <w:pPr>
        <w:pStyle w:val="Paragrafoelenco"/>
        <w:numPr>
          <w:ilvl w:val="1"/>
          <w:numId w:val="51"/>
        </w:numPr>
        <w:pPrChange w:id="265" w:author="Account Microsoft" w:date="2021-04-07T10:22:00Z">
          <w:pPr>
            <w:pStyle w:val="Paragrafoelenco"/>
          </w:pPr>
        </w:pPrChange>
      </w:pPr>
      <w:r>
        <w:t xml:space="preserve">If </w:t>
      </w:r>
      <w:r w:rsidR="002000CE">
        <w:t xml:space="preserve">the </w:t>
      </w:r>
      <w:r>
        <w:t>previous step does not return a valid value, in case hourly observations</w:t>
      </w:r>
      <w:r w:rsidR="002000CE">
        <w:t xml:space="preserve"> are available</w:t>
      </w:r>
      <w:r>
        <w:t xml:space="preserve">, get the minimum from </w:t>
      </w:r>
      <w:r w:rsidR="002000CE">
        <w:t xml:space="preserve">all the </w:t>
      </w:r>
      <w:r>
        <w:t xml:space="preserve">TN1 values </w:t>
      </w:r>
      <w:r w:rsidR="002000CE">
        <w:t>in the</w:t>
      </w:r>
      <w:r>
        <w:t xml:space="preserve"> interval 06 </w:t>
      </w:r>
      <w:r w:rsidR="002000CE">
        <w:t xml:space="preserve">of the </w:t>
      </w:r>
      <w:r>
        <w:t xml:space="preserve">previous day and 06 </w:t>
      </w:r>
      <w:r w:rsidR="002000CE">
        <w:t xml:space="preserve">of the </w:t>
      </w:r>
      <w:r>
        <w:t>current day</w:t>
      </w:r>
    </w:p>
    <w:p w14:paraId="05D80C89" w14:textId="59443C38" w:rsidR="00096A56" w:rsidRDefault="00096A56">
      <w:pPr>
        <w:pStyle w:val="Paragrafoelenco"/>
        <w:numPr>
          <w:ilvl w:val="1"/>
          <w:numId w:val="51"/>
        </w:numPr>
        <w:pPrChange w:id="266" w:author="Account Microsoft" w:date="2021-04-07T10:22:00Z">
          <w:pPr>
            <w:pStyle w:val="Paragrafoelenco"/>
          </w:pPr>
        </w:pPrChange>
      </w:pPr>
      <w:r>
        <w:t>If</w:t>
      </w:r>
      <w:r w:rsidR="002000CE">
        <w:t xml:space="preserve"> the</w:t>
      </w:r>
      <w:r>
        <w:t xml:space="preserve"> previous step does not return a valid value the application calculate</w:t>
      </w:r>
      <w:r w:rsidR="002000CE">
        <w:t>s</w:t>
      </w:r>
      <w:r>
        <w:t xml:space="preserve"> the minimum between </w:t>
      </w:r>
      <w:r w:rsidR="002000CE">
        <w:t xml:space="preserve">all </w:t>
      </w:r>
      <w:r>
        <w:t xml:space="preserve">TT values </w:t>
      </w:r>
      <w:r w:rsidR="002000CE">
        <w:t>in the</w:t>
      </w:r>
      <w:r>
        <w:t xml:space="preserve"> interval 06 previous day – 06 current day</w:t>
      </w:r>
    </w:p>
    <w:p w14:paraId="4C658CE8" w14:textId="77777777" w:rsidR="00096A56" w:rsidRPr="009C515C" w:rsidRDefault="00096A56">
      <w:pPr>
        <w:pStyle w:val="Paragrafoelenco"/>
      </w:pPr>
      <w:r w:rsidRPr="007D59FE">
        <w:rPr>
          <w:b/>
          <w:rPrChange w:id="267" w:author="Account Microsoft" w:date="2021-04-07T10:22:00Z">
            <w:rPr/>
          </w:rPrChange>
        </w:rPr>
        <w:t>Maximum temperature</w:t>
      </w:r>
      <w:r w:rsidRPr="009C515C">
        <w:t xml:space="preserve">: </w:t>
      </w:r>
    </w:p>
    <w:p w14:paraId="6EDB6F67" w14:textId="57C6D1BD" w:rsidR="00096A56" w:rsidRDefault="00096A56">
      <w:pPr>
        <w:pStyle w:val="Paragrafoelenco"/>
        <w:numPr>
          <w:ilvl w:val="1"/>
          <w:numId w:val="51"/>
        </w:numPr>
        <w:pPrChange w:id="268" w:author="Account Microsoft" w:date="2021-04-07T10:22:00Z">
          <w:pPr>
            <w:pStyle w:val="Paragrafoelenco"/>
          </w:pPr>
        </w:pPrChange>
      </w:pPr>
      <w:r>
        <w:t xml:space="preserve">Check if the TX12 property is </w:t>
      </w:r>
      <w:r w:rsidR="008938A4">
        <w:t>available</w:t>
      </w:r>
      <w:r>
        <w:t xml:space="preserve"> at 18 </w:t>
      </w:r>
      <w:r w:rsidR="008938A4">
        <w:t xml:space="preserve">of the </w:t>
      </w:r>
      <w:r>
        <w:t>current day</w:t>
      </w:r>
    </w:p>
    <w:p w14:paraId="734DBB6D" w14:textId="016930BB" w:rsidR="00096A56" w:rsidRDefault="00096A56">
      <w:pPr>
        <w:pStyle w:val="Paragrafoelenco"/>
        <w:numPr>
          <w:ilvl w:val="1"/>
          <w:numId w:val="51"/>
        </w:numPr>
        <w:pPrChange w:id="269" w:author="Account Microsoft" w:date="2021-04-07T10:23:00Z">
          <w:pPr>
            <w:pStyle w:val="Paragrafoelenco"/>
          </w:pPr>
        </w:pPrChange>
      </w:pPr>
      <w:r>
        <w:t xml:space="preserve">If </w:t>
      </w:r>
      <w:r w:rsidR="008938A4">
        <w:t xml:space="preserve">the </w:t>
      </w:r>
      <w:r>
        <w:t xml:space="preserve">previous step does not return a valid value, check if the TX6 property is </w:t>
      </w:r>
      <w:r w:rsidR="008938A4">
        <w:t>available</w:t>
      </w:r>
      <w:r>
        <w:t xml:space="preserve"> at 18 </w:t>
      </w:r>
      <w:r w:rsidR="008938A4">
        <w:t xml:space="preserve">of the </w:t>
      </w:r>
      <w:r>
        <w:t xml:space="preserve">previous day and </w:t>
      </w:r>
      <w:r w:rsidR="008938A4">
        <w:t xml:space="preserve">at </w:t>
      </w:r>
      <w:r>
        <w:t xml:space="preserve">00,06,12, 18 </w:t>
      </w:r>
      <w:r w:rsidR="008938A4">
        <w:t xml:space="preserve">of the </w:t>
      </w:r>
      <w:r>
        <w:t>current day and get the maximum value between the four observations</w:t>
      </w:r>
    </w:p>
    <w:p w14:paraId="081C2BED" w14:textId="18F14C7C" w:rsidR="00096A56" w:rsidRDefault="00096A56">
      <w:pPr>
        <w:pStyle w:val="Paragrafoelenco"/>
        <w:numPr>
          <w:ilvl w:val="1"/>
          <w:numId w:val="51"/>
        </w:numPr>
        <w:pPrChange w:id="270" w:author="Account Microsoft" w:date="2021-04-07T10:23:00Z">
          <w:pPr>
            <w:pStyle w:val="Paragrafoelenco"/>
          </w:pPr>
        </w:pPrChange>
      </w:pPr>
      <w:r>
        <w:t xml:space="preserve">If </w:t>
      </w:r>
      <w:r w:rsidR="008938A4">
        <w:t xml:space="preserve">the </w:t>
      </w:r>
      <w:r>
        <w:t>previous step does not return a valid value, in case hourly observations</w:t>
      </w:r>
      <w:r w:rsidR="008938A4">
        <w:t xml:space="preserve"> are available</w:t>
      </w:r>
      <w:r>
        <w:t xml:space="preserve">, get the maximum from </w:t>
      </w:r>
      <w:r w:rsidR="008938A4">
        <w:t xml:space="preserve">all the </w:t>
      </w:r>
      <w:r>
        <w:t xml:space="preserve">TX1 values </w:t>
      </w:r>
      <w:r w:rsidR="008938A4">
        <w:t>in the</w:t>
      </w:r>
      <w:r>
        <w:t xml:space="preserve"> interval 18 of </w:t>
      </w:r>
      <w:r w:rsidR="008938A4">
        <w:t xml:space="preserve">the </w:t>
      </w:r>
      <w:r>
        <w:t xml:space="preserve">previous day and 18 </w:t>
      </w:r>
      <w:r w:rsidR="008938A4">
        <w:t xml:space="preserve">of the </w:t>
      </w:r>
      <w:r>
        <w:t>current day</w:t>
      </w:r>
    </w:p>
    <w:p w14:paraId="3BCDE928" w14:textId="08E138CE" w:rsidR="00096A56" w:rsidRDefault="00096A56">
      <w:pPr>
        <w:pStyle w:val="Paragrafoelenco"/>
        <w:numPr>
          <w:ilvl w:val="1"/>
          <w:numId w:val="51"/>
        </w:numPr>
        <w:pPrChange w:id="271" w:author="Account Microsoft" w:date="2021-04-07T10:23:00Z">
          <w:pPr>
            <w:pStyle w:val="Paragrafoelenco"/>
          </w:pPr>
        </w:pPrChange>
      </w:pPr>
      <w:r>
        <w:t>If previous step does not return a valid value the application calculate</w:t>
      </w:r>
      <w:r w:rsidR="008938A4">
        <w:t>s</w:t>
      </w:r>
      <w:r>
        <w:t xml:space="preserve"> the maximum between </w:t>
      </w:r>
      <w:r w:rsidR="008938A4">
        <w:t xml:space="preserve">all the </w:t>
      </w:r>
      <w:r>
        <w:t xml:space="preserve">TT values </w:t>
      </w:r>
      <w:r w:rsidR="008938A4">
        <w:t>in the</w:t>
      </w:r>
      <w:r>
        <w:t xml:space="preserve"> interval 18 previous day - 18 current day</w:t>
      </w:r>
    </w:p>
    <w:p w14:paraId="65767700" w14:textId="434CDEEC" w:rsidR="00096A56" w:rsidRDefault="00096A56">
      <w:pPr>
        <w:pStyle w:val="Paragrafoelenco"/>
      </w:pPr>
      <w:r w:rsidRPr="00096A56">
        <w:rPr>
          <w:b/>
        </w:rPr>
        <w:t>Daily mean vapor pressure</w:t>
      </w:r>
      <w:r>
        <w:t xml:space="preserve"> = mean of hourly valid vapor pressure values (D_E) from 18 UTC, 21 UTC – previous day, 00,03, 06, 09, 12, 15, 18 UTC – next day</w:t>
      </w:r>
    </w:p>
    <w:p w14:paraId="0CC0222E" w14:textId="7710E464" w:rsidR="00096A56" w:rsidRDefault="00096A56">
      <w:pPr>
        <w:pStyle w:val="Paragrafoelenco"/>
      </w:pPr>
      <w:r w:rsidRPr="00096A56">
        <w:rPr>
          <w:b/>
        </w:rPr>
        <w:t>Daily mean wind speed</w:t>
      </w:r>
      <w:r>
        <w:t xml:space="preserve"> = mean of hourly valid wind speed values(FF) from 18 UTC, 21 UTC – previous day, 00,03, 06, 09, 12, 15, 18 UTC – next day</w:t>
      </w:r>
    </w:p>
    <w:p w14:paraId="41EBF6C2" w14:textId="77777777" w:rsidR="00096A56" w:rsidRDefault="00096A56">
      <w:pPr>
        <w:pStyle w:val="Paragrafoelenco"/>
      </w:pPr>
      <w:r w:rsidRPr="007D59FE">
        <w:rPr>
          <w:b/>
          <w:rPrChange w:id="272" w:author="Account Microsoft" w:date="2021-04-07T10:23:00Z">
            <w:rPr/>
          </w:rPrChange>
        </w:rPr>
        <w:t>Precipitation</w:t>
      </w:r>
      <w:r>
        <w:t>:</w:t>
      </w:r>
    </w:p>
    <w:p w14:paraId="14664539" w14:textId="03CF95A2" w:rsidR="00096A56" w:rsidRDefault="00952A3D">
      <w:pPr>
        <w:pStyle w:val="Paragrafoelenco"/>
        <w:numPr>
          <w:ilvl w:val="1"/>
          <w:numId w:val="51"/>
        </w:numPr>
        <w:pPrChange w:id="273" w:author="Account Microsoft" w:date="2021-04-07T10:23:00Z">
          <w:pPr>
            <w:pStyle w:val="Paragrafoelenco"/>
          </w:pPr>
        </w:pPrChange>
      </w:pPr>
      <w:r>
        <w:t xml:space="preserve">If available, use </w:t>
      </w:r>
      <w:r w:rsidR="00096A56">
        <w:t>the 24</w:t>
      </w:r>
      <w:r>
        <w:t>-</w:t>
      </w:r>
      <w:r w:rsidR="00096A56">
        <w:t xml:space="preserve">hour precipitation (PR24) at 00:00 of </w:t>
      </w:r>
      <w:r w:rsidR="00866BC1">
        <w:t xml:space="preserve">the </w:t>
      </w:r>
      <w:r w:rsidR="00096A56">
        <w:t xml:space="preserve">next day. </w:t>
      </w:r>
      <w:r>
        <w:t>If not, use the</w:t>
      </w:r>
      <w:r w:rsidR="00096A56">
        <w:t xml:space="preserve"> PR24 at 21 </w:t>
      </w:r>
      <w:r>
        <w:t xml:space="preserve">of the </w:t>
      </w:r>
      <w:r w:rsidR="00096A56">
        <w:t>current day</w:t>
      </w:r>
    </w:p>
    <w:p w14:paraId="327A5FE5" w14:textId="742F5B9B" w:rsidR="00096A56" w:rsidRDefault="00096A56">
      <w:pPr>
        <w:pStyle w:val="Paragrafoelenco"/>
      </w:pPr>
      <w:r w:rsidRPr="00F55018">
        <w:rPr>
          <w:b/>
        </w:rPr>
        <w:t>Air Temperature</w:t>
      </w:r>
      <w:r>
        <w:t xml:space="preserve">: </w:t>
      </w:r>
      <w:r w:rsidR="00952A3D">
        <w:t xml:space="preserve">at </w:t>
      </w:r>
      <w:r>
        <w:t xml:space="preserve">the following time </w:t>
      </w:r>
      <w:r w:rsidR="00952A3D">
        <w:t xml:space="preserve">of </w:t>
      </w:r>
      <w:r>
        <w:t xml:space="preserve">observation: 00, 03, 06, 09, 12 of </w:t>
      </w:r>
      <w:r w:rsidR="00952A3D">
        <w:t xml:space="preserve">the </w:t>
      </w:r>
      <w:r>
        <w:t>current da</w:t>
      </w:r>
      <w:r w:rsidR="00952A3D">
        <w:t>y</w:t>
      </w:r>
    </w:p>
    <w:p w14:paraId="1BBD92E9" w14:textId="6D8E0C35" w:rsidR="00096A56" w:rsidRDefault="00096A56">
      <w:pPr>
        <w:pStyle w:val="Paragrafoelenco"/>
      </w:pPr>
      <w:r w:rsidRPr="00F55018">
        <w:rPr>
          <w:b/>
        </w:rPr>
        <w:t>Relative Humidity</w:t>
      </w:r>
      <w:r>
        <w:t>:</w:t>
      </w:r>
      <w:r w:rsidRPr="00B736DB">
        <w:t xml:space="preserve"> </w:t>
      </w:r>
      <w:r w:rsidR="00952A3D">
        <w:t xml:space="preserve">at </w:t>
      </w:r>
      <w:r>
        <w:t xml:space="preserve">the following time </w:t>
      </w:r>
      <w:r w:rsidR="00952A3D">
        <w:t xml:space="preserve">of </w:t>
      </w:r>
      <w:r>
        <w:t xml:space="preserve">observation: 00, 03, 06, 09, 12 of </w:t>
      </w:r>
      <w:r w:rsidR="00952A3D">
        <w:t xml:space="preserve">the </w:t>
      </w:r>
      <w:r>
        <w:t>current da</w:t>
      </w:r>
      <w:r w:rsidR="00952A3D">
        <w:t>y</w:t>
      </w:r>
      <w:r>
        <w:t>. In case the reported values of relative humidity are missing or not valid (RH)</w:t>
      </w:r>
      <w:r w:rsidR="00952A3D">
        <w:t>,</w:t>
      </w:r>
      <w:r>
        <w:t xml:space="preserve"> the system  retrieve</w:t>
      </w:r>
      <w:r w:rsidR="00952A3D">
        <w:t>s</w:t>
      </w:r>
      <w:r>
        <w:t xml:space="preserve"> the calculated relative humidity (D_RH)</w:t>
      </w:r>
    </w:p>
    <w:p w14:paraId="52B9A965" w14:textId="7D7748F5" w:rsidR="00096A56" w:rsidRPr="00E947BC" w:rsidRDefault="00096A56">
      <w:pPr>
        <w:pStyle w:val="Paragrafoelenco"/>
      </w:pPr>
      <w:r w:rsidRPr="00096A56">
        <w:rPr>
          <w:b/>
        </w:rPr>
        <w:t>Daily mean vapor pressure deficit</w:t>
      </w:r>
      <w:r>
        <w:t xml:space="preserve"> = mean of hourly valid vapor pressure deficit values (D_VPD) </w:t>
      </w:r>
      <w:r w:rsidR="00952A3D">
        <w:t>at</w:t>
      </w:r>
      <w:r>
        <w:t xml:space="preserve"> 18 UTC, 21 UTC – previous day, 00,03, 06, 09, 12, 15, 18 UTC – next day</w:t>
      </w:r>
      <w:r w:rsidRPr="00096A56">
        <w:rPr>
          <w:b/>
        </w:rPr>
        <w:t xml:space="preserve"> </w:t>
      </w:r>
    </w:p>
    <w:p w14:paraId="37A45CBC" w14:textId="6436DB02" w:rsidR="00096A56" w:rsidRDefault="00096A56">
      <w:pPr>
        <w:pStyle w:val="Paragrafoelenco"/>
      </w:pPr>
      <w:r w:rsidRPr="00096A56">
        <w:rPr>
          <w:b/>
        </w:rPr>
        <w:t>Daily mean of slope saturation</w:t>
      </w:r>
      <w:r>
        <w:t xml:space="preserve"> = mean of hourly valid slope saturation values (D_SLOPE) </w:t>
      </w:r>
      <w:r w:rsidR="00952A3D">
        <w:t>at</w:t>
      </w:r>
      <w:r>
        <w:t xml:space="preserve"> 18 UTC, 21 UTC – previous day, 00,03, 06, 09, 12, 15, 18 UTC – next day</w:t>
      </w:r>
    </w:p>
    <w:p w14:paraId="3786785B" w14:textId="77777777" w:rsidR="00096A56" w:rsidRPr="009C515C" w:rsidRDefault="00096A56">
      <w:pPr>
        <w:pStyle w:val="Paragrafoelenco"/>
      </w:pPr>
      <w:r w:rsidRPr="007D59FE">
        <w:rPr>
          <w:b/>
          <w:rPrChange w:id="274" w:author="Account Microsoft" w:date="2021-04-07T10:23:00Z">
            <w:rPr/>
          </w:rPrChange>
        </w:rPr>
        <w:t>Potential evapotranspiration</w:t>
      </w:r>
      <w:r w:rsidRPr="009C515C">
        <w:t xml:space="preserve">: </w:t>
      </w:r>
    </w:p>
    <w:p w14:paraId="3CC40FA7" w14:textId="77777777" w:rsidR="00096A56" w:rsidRDefault="00096A56">
      <w:pPr>
        <w:pStyle w:val="Paragrafoelenco"/>
        <w:numPr>
          <w:ilvl w:val="1"/>
          <w:numId w:val="51"/>
        </w:numPr>
        <w:pPrChange w:id="275" w:author="Account Microsoft" w:date="2021-04-07T10:23:00Z">
          <w:pPr>
            <w:pStyle w:val="Paragrafoelenco"/>
          </w:pPr>
        </w:pPrChange>
      </w:pPr>
      <w:r>
        <w:t xml:space="preserve">Penman potential evapotranspiration </w:t>
      </w:r>
      <w:r w:rsidRPr="00EE2E15">
        <w:t>from a free water surface</w:t>
      </w:r>
      <w:r>
        <w:t xml:space="preserve"> (E0)</w:t>
      </w:r>
    </w:p>
    <w:p w14:paraId="48995647" w14:textId="77777777" w:rsidR="00096A56" w:rsidRDefault="00096A56">
      <w:pPr>
        <w:pStyle w:val="Paragrafoelenco"/>
        <w:numPr>
          <w:ilvl w:val="1"/>
          <w:numId w:val="51"/>
        </w:numPr>
        <w:pPrChange w:id="276" w:author="Account Microsoft" w:date="2021-04-07T10:23:00Z">
          <w:pPr>
            <w:pStyle w:val="Paragrafoelenco"/>
          </w:pPr>
        </w:pPrChange>
      </w:pPr>
      <w:r>
        <w:t xml:space="preserve">Penman potential evapotranspiration </w:t>
      </w:r>
      <w:r w:rsidRPr="00EE2E15">
        <w:t>from a moist bare soil surface</w:t>
      </w:r>
      <w:r>
        <w:t xml:space="preserve"> (ES0)</w:t>
      </w:r>
    </w:p>
    <w:p w14:paraId="3D8FCF1D" w14:textId="77777777" w:rsidR="00096A56" w:rsidRDefault="00096A56">
      <w:pPr>
        <w:pStyle w:val="Paragrafoelenco"/>
        <w:numPr>
          <w:ilvl w:val="1"/>
          <w:numId w:val="51"/>
        </w:numPr>
        <w:pPrChange w:id="277" w:author="Account Microsoft" w:date="2021-04-07T10:23:00Z">
          <w:pPr>
            <w:pStyle w:val="Paragrafoelenco"/>
          </w:pPr>
        </w:pPrChange>
      </w:pPr>
      <w:r>
        <w:t>Penman potential evapotranspiration from a crop canopy (ET0)</w:t>
      </w:r>
    </w:p>
    <w:p w14:paraId="510965E6" w14:textId="1DBE1465" w:rsidR="00096A56" w:rsidRDefault="00096A56">
      <w:pPr>
        <w:pStyle w:val="Paragrafoelenco"/>
      </w:pPr>
      <w:r w:rsidRPr="00F55018">
        <w:rPr>
          <w:b/>
        </w:rPr>
        <w:t>Snow depth</w:t>
      </w:r>
      <w:r>
        <w:t xml:space="preserve"> = Instantaneous value of SNOW at 00 </w:t>
      </w:r>
      <w:r w:rsidR="00952A3D">
        <w:t xml:space="preserve">of the </w:t>
      </w:r>
      <w:r>
        <w:t>current day</w:t>
      </w:r>
    </w:p>
    <w:p w14:paraId="709704A4" w14:textId="79DAA47A" w:rsidR="00096A56" w:rsidRDefault="00096A56">
      <w:pPr>
        <w:pStyle w:val="Paragrafoelenco"/>
      </w:pPr>
      <w:r w:rsidRPr="00F55018">
        <w:rPr>
          <w:b/>
        </w:rPr>
        <w:t>Visibility</w:t>
      </w:r>
      <w:r>
        <w:t xml:space="preserve"> = </w:t>
      </w:r>
      <w:r w:rsidR="00AE314A">
        <w:t>daytime mean</w:t>
      </w:r>
      <w:r>
        <w:t xml:space="preserve"> of visibility hourly observations using the interval 00 – 12 of current date.</w:t>
      </w:r>
    </w:p>
    <w:p w14:paraId="6C99EA7B" w14:textId="77777777" w:rsidR="00096A56" w:rsidRDefault="00096A56">
      <w:pPr>
        <w:pStyle w:val="Paragrafoelenco"/>
      </w:pPr>
      <w:r w:rsidRPr="007D59FE">
        <w:rPr>
          <w:b/>
          <w:rPrChange w:id="278" w:author="Account Microsoft" w:date="2021-04-07T10:23:00Z">
            <w:rPr/>
          </w:rPrChange>
        </w:rPr>
        <w:t>Absolute Daily Minimum Temperature</w:t>
      </w:r>
      <w:r>
        <w:t>:  TBD</w:t>
      </w:r>
    </w:p>
    <w:p w14:paraId="67C567E4" w14:textId="77777777" w:rsidR="00DD4813" w:rsidRPr="00A10191" w:rsidRDefault="00DD4813" w:rsidP="00DD4813">
      <w:pPr>
        <w:ind w:left="360"/>
      </w:pPr>
    </w:p>
    <w:p w14:paraId="1B2F95BC" w14:textId="2BC5146B" w:rsidR="00DD4813" w:rsidRDefault="00952A3D" w:rsidP="00DD4813">
      <w:r>
        <w:t>M</w:t>
      </w:r>
      <w:r w:rsidR="00DD4813">
        <w:t>ean values are calculate</w:t>
      </w:r>
      <w:r>
        <w:t>d</w:t>
      </w:r>
      <w:r w:rsidR="00DD4813">
        <w:t xml:space="preserve"> only if at least 80% of valid values </w:t>
      </w:r>
      <w:r>
        <w:t xml:space="preserve">(w.r.t. </w:t>
      </w:r>
      <w:r w:rsidR="00DD4813">
        <w:t>the number of expected values</w:t>
      </w:r>
      <w:r>
        <w:t>) are available</w:t>
      </w:r>
      <w:r w:rsidR="00DD4813">
        <w:t>.</w:t>
      </w:r>
    </w:p>
    <w:p w14:paraId="0B900319" w14:textId="77777777" w:rsidR="00096A56" w:rsidRDefault="00096A56" w:rsidP="00F918BD"/>
    <w:p w14:paraId="2ED39998" w14:textId="77777777" w:rsidR="00F918BD" w:rsidRPr="0042297D" w:rsidRDefault="00F918BD" w:rsidP="00590FCF">
      <w:pPr>
        <w:pStyle w:val="JRCLevel-2title"/>
        <w:numPr>
          <w:ilvl w:val="0"/>
          <w:numId w:val="0"/>
        </w:numPr>
        <w:ind w:left="576"/>
      </w:pPr>
      <w:bookmarkStart w:id="279" w:name="_Toc68684799"/>
      <w:r w:rsidRPr="0042297D">
        <w:lastRenderedPageBreak/>
        <w:t>3.4 Heavy checks</w:t>
      </w:r>
      <w:bookmarkEnd w:id="279"/>
    </w:p>
    <w:p w14:paraId="06B828F3" w14:textId="03313ADD" w:rsidR="00756968" w:rsidRPr="00F63B3F" w:rsidRDefault="00AF689E" w:rsidP="00756968">
      <w:pPr>
        <w:rPr>
          <w:rFonts w:cs="Arial"/>
          <w:szCs w:val="20"/>
        </w:rPr>
      </w:pPr>
      <w:r>
        <w:rPr>
          <w:rFonts w:cs="Arial"/>
          <w:szCs w:val="20"/>
        </w:rPr>
        <w:t>M</w:t>
      </w:r>
      <w:r w:rsidR="00756968" w:rsidRPr="00F63B3F">
        <w:rPr>
          <w:rFonts w:cs="Arial"/>
          <w:szCs w:val="20"/>
        </w:rPr>
        <w:t xml:space="preserve">ore complex checks </w:t>
      </w:r>
      <w:r>
        <w:rPr>
          <w:rFonts w:cs="Arial"/>
          <w:szCs w:val="20"/>
        </w:rPr>
        <w:t xml:space="preserve">are </w:t>
      </w:r>
      <w:r w:rsidR="00756968" w:rsidRPr="00F63B3F">
        <w:rPr>
          <w:rFonts w:cs="Arial"/>
          <w:szCs w:val="20"/>
        </w:rPr>
        <w:t>execute</w:t>
      </w:r>
      <w:r>
        <w:rPr>
          <w:rFonts w:cs="Arial"/>
          <w:szCs w:val="20"/>
        </w:rPr>
        <w:t>d after the aggregation step</w:t>
      </w:r>
      <w:r w:rsidR="00756968" w:rsidRPr="00F63B3F">
        <w:rPr>
          <w:rFonts w:cs="Arial"/>
          <w:szCs w:val="20"/>
        </w:rPr>
        <w:t>.</w:t>
      </w:r>
      <w:r w:rsidR="00756968" w:rsidRPr="009C515C">
        <w:rPr>
          <w:rFonts w:cs="Arial"/>
          <w:strike/>
          <w:szCs w:val="20"/>
        </w:rPr>
        <w:t xml:space="preserve"> At the same moment, it is possible to use </w:t>
      </w:r>
      <w:r w:rsidR="00E65849" w:rsidRPr="009C515C">
        <w:rPr>
          <w:rFonts w:cs="Arial"/>
          <w:strike/>
          <w:szCs w:val="20"/>
        </w:rPr>
        <w:t>a MOS file to fill the gap for missing observations.</w:t>
      </w:r>
    </w:p>
    <w:p w14:paraId="6207A5C0" w14:textId="586B2EEA" w:rsidR="00E65849" w:rsidRPr="00F63B3F" w:rsidRDefault="00E65849" w:rsidP="00756968">
      <w:pPr>
        <w:rPr>
          <w:rFonts w:cs="Arial"/>
          <w:szCs w:val="20"/>
        </w:rPr>
      </w:pPr>
      <w:r w:rsidRPr="00F63B3F">
        <w:rPr>
          <w:rFonts w:cs="Arial"/>
          <w:szCs w:val="20"/>
        </w:rPr>
        <w:t xml:space="preserve">All the errors to </w:t>
      </w:r>
      <w:r w:rsidR="00AF689E">
        <w:rPr>
          <w:rFonts w:cs="Arial"/>
          <w:szCs w:val="20"/>
        </w:rPr>
        <w:t xml:space="preserve">be </w:t>
      </w:r>
      <w:r w:rsidRPr="00F63B3F">
        <w:rPr>
          <w:rFonts w:cs="Arial"/>
          <w:szCs w:val="20"/>
        </w:rPr>
        <w:t>manage</w:t>
      </w:r>
      <w:r w:rsidR="00AF689E">
        <w:rPr>
          <w:rFonts w:cs="Arial"/>
          <w:szCs w:val="20"/>
        </w:rPr>
        <w:t>d</w:t>
      </w:r>
      <w:r w:rsidRPr="00F63B3F">
        <w:rPr>
          <w:rFonts w:cs="Arial"/>
          <w:szCs w:val="20"/>
        </w:rPr>
        <w:t xml:space="preserve"> are configure</w:t>
      </w:r>
      <w:r w:rsidR="00AF689E">
        <w:rPr>
          <w:rFonts w:cs="Arial"/>
          <w:szCs w:val="20"/>
        </w:rPr>
        <w:t>d</w:t>
      </w:r>
      <w:r w:rsidRPr="00F63B3F">
        <w:rPr>
          <w:rFonts w:cs="Arial"/>
          <w:szCs w:val="20"/>
        </w:rPr>
        <w:t xml:space="preserve"> in</w:t>
      </w:r>
      <w:r w:rsidR="00AF689E">
        <w:rPr>
          <w:rFonts w:cs="Arial"/>
          <w:szCs w:val="20"/>
        </w:rPr>
        <w:t xml:space="preserve"> the</w:t>
      </w:r>
      <w:r w:rsidRPr="00F63B3F">
        <w:rPr>
          <w:rFonts w:cs="Arial"/>
          <w:szCs w:val="20"/>
        </w:rPr>
        <w:t xml:space="preserve"> Messages.HeavyChecks.xml. Each message has a </w:t>
      </w:r>
      <w:r w:rsidR="005B0509">
        <w:rPr>
          <w:rFonts w:cs="Arial"/>
          <w:szCs w:val="20"/>
        </w:rPr>
        <w:t xml:space="preserve">warning </w:t>
      </w:r>
      <w:r w:rsidRPr="00F63B3F">
        <w:rPr>
          <w:rFonts w:cs="Arial"/>
          <w:szCs w:val="20"/>
        </w:rPr>
        <w:t xml:space="preserve">level </w:t>
      </w:r>
      <w:r w:rsidR="005B0509">
        <w:rPr>
          <w:rFonts w:cs="Arial"/>
          <w:szCs w:val="20"/>
        </w:rPr>
        <w:t xml:space="preserve">(flag) </w:t>
      </w:r>
      <w:r w:rsidRPr="00F63B3F">
        <w:rPr>
          <w:rFonts w:cs="Arial"/>
          <w:szCs w:val="20"/>
        </w:rPr>
        <w:t>that determine</w:t>
      </w:r>
      <w:r w:rsidR="005B0509">
        <w:rPr>
          <w:rFonts w:cs="Arial"/>
          <w:szCs w:val="20"/>
        </w:rPr>
        <w:t>s</w:t>
      </w:r>
      <w:r w:rsidRPr="00F63B3F">
        <w:rPr>
          <w:rFonts w:cs="Arial"/>
          <w:szCs w:val="20"/>
        </w:rPr>
        <w:t xml:space="preserve"> how the </w:t>
      </w:r>
      <w:r w:rsidR="005B0509">
        <w:rPr>
          <w:rFonts w:cs="Arial"/>
          <w:szCs w:val="20"/>
        </w:rPr>
        <w:t xml:space="preserve">path of the </w:t>
      </w:r>
      <w:r w:rsidRPr="00F63B3F">
        <w:rPr>
          <w:rFonts w:cs="Arial"/>
          <w:szCs w:val="20"/>
        </w:rPr>
        <w:t>property value</w:t>
      </w:r>
      <w:r w:rsidR="005B0509">
        <w:rPr>
          <w:rFonts w:cs="Arial"/>
          <w:szCs w:val="20"/>
        </w:rPr>
        <w:t xml:space="preserve"> </w:t>
      </w:r>
      <w:r w:rsidRPr="00F63B3F">
        <w:rPr>
          <w:rFonts w:cs="Arial"/>
          <w:szCs w:val="20"/>
        </w:rPr>
        <w:t>. Two possible</w:t>
      </w:r>
      <w:r w:rsidR="005B0509">
        <w:rPr>
          <w:rFonts w:cs="Arial"/>
          <w:szCs w:val="20"/>
        </w:rPr>
        <w:t xml:space="preserve"> flags </w:t>
      </w:r>
      <w:r w:rsidRPr="00F63B3F">
        <w:rPr>
          <w:rFonts w:cs="Arial"/>
          <w:szCs w:val="20"/>
        </w:rPr>
        <w:t xml:space="preserve"> can be configure</w:t>
      </w:r>
      <w:r w:rsidR="005B0509">
        <w:rPr>
          <w:rFonts w:cs="Arial"/>
          <w:szCs w:val="20"/>
        </w:rPr>
        <w:t>d</w:t>
      </w:r>
      <w:r w:rsidRPr="00F63B3F">
        <w:rPr>
          <w:rFonts w:cs="Arial"/>
          <w:szCs w:val="20"/>
        </w:rPr>
        <w:t xml:space="preserve"> </w:t>
      </w:r>
      <w:r w:rsidR="00CE596B" w:rsidRPr="00F63B3F">
        <w:rPr>
          <w:rFonts w:cs="Arial"/>
          <w:szCs w:val="20"/>
        </w:rPr>
        <w:t>in</w:t>
      </w:r>
      <w:r w:rsidRPr="00F63B3F">
        <w:rPr>
          <w:rFonts w:cs="Arial"/>
          <w:szCs w:val="20"/>
        </w:rPr>
        <w:t xml:space="preserve"> the XML file:</w:t>
      </w:r>
    </w:p>
    <w:p w14:paraId="5A6EAEC9" w14:textId="77777777" w:rsidR="00E65849" w:rsidRDefault="00E65849">
      <w:pPr>
        <w:pStyle w:val="Paragrafoelenco"/>
      </w:pPr>
      <w:r>
        <w:t>W (wrong value)</w:t>
      </w:r>
    </w:p>
    <w:p w14:paraId="63342E68" w14:textId="77777777" w:rsidR="00E65849" w:rsidRPr="00E65849" w:rsidRDefault="00E65849">
      <w:pPr>
        <w:pStyle w:val="Paragrafoelenco"/>
      </w:pPr>
      <w:r>
        <w:t>S (suspicious value)</w:t>
      </w:r>
    </w:p>
    <w:p w14:paraId="63E5405E" w14:textId="22F3A74B" w:rsidR="00F918BD" w:rsidRPr="00F63B3F" w:rsidRDefault="00E65849" w:rsidP="00F918BD">
      <w:pPr>
        <w:rPr>
          <w:rFonts w:cs="Arial"/>
          <w:szCs w:val="20"/>
        </w:rPr>
      </w:pPr>
      <w:r w:rsidRPr="00F63B3F">
        <w:rPr>
          <w:rFonts w:cs="Arial"/>
          <w:szCs w:val="20"/>
        </w:rPr>
        <w:t>The “HeavyChecks” step produce</w:t>
      </w:r>
      <w:r w:rsidR="005B0509">
        <w:rPr>
          <w:rFonts w:cs="Arial"/>
          <w:szCs w:val="20"/>
        </w:rPr>
        <w:t>s</w:t>
      </w:r>
      <w:r w:rsidRPr="00F63B3F">
        <w:rPr>
          <w:rFonts w:cs="Arial"/>
          <w:szCs w:val="20"/>
        </w:rPr>
        <w:t xml:space="preserve"> </w:t>
      </w:r>
      <w:r w:rsidR="000F2611" w:rsidRPr="00F63B3F">
        <w:rPr>
          <w:rFonts w:cs="Arial"/>
          <w:szCs w:val="20"/>
        </w:rPr>
        <w:t>three</w:t>
      </w:r>
      <w:r w:rsidRPr="00F63B3F">
        <w:rPr>
          <w:rFonts w:cs="Arial"/>
          <w:szCs w:val="20"/>
        </w:rPr>
        <w:t xml:space="preserve"> files:</w:t>
      </w:r>
    </w:p>
    <w:p w14:paraId="6CE34843" w14:textId="29A751CA" w:rsidR="00E65849" w:rsidRPr="00AC4466" w:rsidRDefault="00AC4466">
      <w:pPr>
        <w:pStyle w:val="Paragrafoelenco"/>
      </w:pPr>
      <w:r>
        <w:t>XML file</w:t>
      </w:r>
      <w:r w:rsidR="005B0509">
        <w:t>:</w:t>
      </w:r>
      <w:r>
        <w:t xml:space="preserve"> </w:t>
      </w:r>
      <w:r w:rsidR="005B0509">
        <w:t xml:space="preserve">list of stations/observations </w:t>
      </w:r>
      <w:r w:rsidR="00E65849" w:rsidRPr="00AC4466">
        <w:t xml:space="preserve">for which at least </w:t>
      </w:r>
      <w:r w:rsidR="005B0509">
        <w:t>an</w:t>
      </w:r>
      <w:r w:rsidR="00E65849" w:rsidRPr="00AC4466">
        <w:t xml:space="preserve"> error message </w:t>
      </w:r>
      <w:r w:rsidR="005B0509">
        <w:t xml:space="preserve">exists </w:t>
      </w:r>
      <w:r w:rsidR="00E65849" w:rsidRPr="00AC4466">
        <w:t>(</w:t>
      </w:r>
      <w:r w:rsidR="005B0509">
        <w:t xml:space="preserve">either </w:t>
      </w:r>
      <w:r w:rsidR="00E65849" w:rsidRPr="00AC4466">
        <w:t xml:space="preserve"> W or S)</w:t>
      </w:r>
    </w:p>
    <w:p w14:paraId="665824AE" w14:textId="7DBF48C7" w:rsidR="00E65849" w:rsidRPr="00AC4466" w:rsidRDefault="00AC4466">
      <w:pPr>
        <w:pStyle w:val="Paragrafoelenco"/>
      </w:pPr>
      <w:r>
        <w:t>DAT file</w:t>
      </w:r>
      <w:r w:rsidR="00C8055F">
        <w:t>:</w:t>
      </w:r>
      <w:r>
        <w:t xml:space="preserve"> </w:t>
      </w:r>
      <w:r w:rsidR="00C8055F">
        <w:t xml:space="preserve">it contains </w:t>
      </w:r>
      <w:r w:rsidR="00E65849" w:rsidRPr="00AC4466">
        <w:t xml:space="preserve">all </w:t>
      </w:r>
      <w:r w:rsidR="00C8055F">
        <w:t>stations/</w:t>
      </w:r>
      <w:r w:rsidR="00E65849" w:rsidRPr="00AC4466">
        <w:t>observation</w:t>
      </w:r>
      <w:r w:rsidR="00C8055F">
        <w:t>s</w:t>
      </w:r>
      <w:r w:rsidR="00E65849" w:rsidRPr="00AC4466">
        <w:t xml:space="preserve">, transformed </w:t>
      </w:r>
      <w:r w:rsidR="00C8055F">
        <w:t>as</w:t>
      </w:r>
      <w:r w:rsidR="00E65849" w:rsidRPr="00AC4466">
        <w:t>follow</w:t>
      </w:r>
      <w:r w:rsidR="00C8055F">
        <w:t>s</w:t>
      </w:r>
      <w:r w:rsidR="00E65849" w:rsidRPr="00AC4466">
        <w:t>:</w:t>
      </w:r>
    </w:p>
    <w:p w14:paraId="5E84083E" w14:textId="1AEB030E" w:rsidR="00E65849" w:rsidRPr="00AC4466" w:rsidRDefault="00E65849">
      <w:pPr>
        <w:pStyle w:val="Paragrafoelenco"/>
      </w:pPr>
      <w:r w:rsidRPr="00AC4466">
        <w:t xml:space="preserve">If </w:t>
      </w:r>
      <w:r w:rsidR="00C8055F">
        <w:t>a</w:t>
      </w:r>
      <w:r w:rsidRPr="00AC4466">
        <w:t xml:space="preserve"> property has at least one wrong </w:t>
      </w:r>
      <w:r w:rsidR="00C8055F">
        <w:t>flag</w:t>
      </w:r>
      <w:r w:rsidRPr="00AC4466">
        <w:t xml:space="preserve"> th</w:t>
      </w:r>
      <w:r w:rsidR="00C8055F">
        <w:t>e</w:t>
      </w:r>
      <w:r w:rsidRPr="00AC4466">
        <w:t xml:space="preserve">n the property </w:t>
      </w:r>
      <w:r w:rsidR="00C8055F">
        <w:t>has the</w:t>
      </w:r>
      <w:r w:rsidRPr="00AC4466">
        <w:t>value NA</w:t>
      </w:r>
      <w:r w:rsidR="001A0D32">
        <w:t xml:space="preserve"> and status = “W” (Wrong)</w:t>
      </w:r>
    </w:p>
    <w:p w14:paraId="0A3D14FC" w14:textId="579DEFD9" w:rsidR="00E65849" w:rsidRPr="00AC4466" w:rsidRDefault="00E65849">
      <w:pPr>
        <w:pStyle w:val="Paragrafoelenco"/>
      </w:pPr>
      <w:r w:rsidRPr="00AC4466">
        <w:t xml:space="preserve">If </w:t>
      </w:r>
      <w:r w:rsidR="00C8055F">
        <w:t>a</w:t>
      </w:r>
      <w:r w:rsidRPr="00AC4466">
        <w:t xml:space="preserve"> property has only suspicious </w:t>
      </w:r>
      <w:r w:rsidR="00C8055F">
        <w:t>flags</w:t>
      </w:r>
      <w:r w:rsidRPr="00AC4466">
        <w:t xml:space="preserve"> th</w:t>
      </w:r>
      <w:r w:rsidR="00C8055F">
        <w:t>e</w:t>
      </w:r>
      <w:r w:rsidRPr="00AC4466">
        <w:t>n the property maintain</w:t>
      </w:r>
      <w:r w:rsidR="00C8055F">
        <w:t>s</w:t>
      </w:r>
      <w:r w:rsidRPr="00AC4466">
        <w:t xml:space="preserve"> the value</w:t>
      </w:r>
      <w:r w:rsidR="001A0D32">
        <w:t xml:space="preserve"> and </w:t>
      </w:r>
      <w:r w:rsidR="00C8055F">
        <w:t xml:space="preserve">get the </w:t>
      </w:r>
      <w:r w:rsidR="001A0D32">
        <w:t>status = “S” (Suspicious)</w:t>
      </w:r>
    </w:p>
    <w:p w14:paraId="645AAE95" w14:textId="12ACEC65" w:rsidR="00E65849" w:rsidRDefault="00E65849">
      <w:pPr>
        <w:pStyle w:val="Paragrafoelenco"/>
      </w:pPr>
      <w:r w:rsidRPr="00AC4466">
        <w:t xml:space="preserve">If </w:t>
      </w:r>
      <w:r w:rsidR="00C8055F">
        <w:t xml:space="preserve">a </w:t>
      </w:r>
      <w:r w:rsidRPr="00AC4466">
        <w:t>property has NA and do</w:t>
      </w:r>
      <w:r w:rsidR="00C8055F">
        <w:t>es</w:t>
      </w:r>
      <w:r w:rsidRPr="00AC4466">
        <w:t xml:space="preserve"> not have </w:t>
      </w:r>
      <w:r w:rsidR="00C8055F">
        <w:t xml:space="preserve">any </w:t>
      </w:r>
      <w:r w:rsidRPr="00AC4466">
        <w:t>alerts th</w:t>
      </w:r>
      <w:r w:rsidR="00C8055F">
        <w:t>e</w:t>
      </w:r>
      <w:r w:rsidRPr="00AC4466">
        <w:t>n</w:t>
      </w:r>
      <w:r w:rsidR="00C8055F">
        <w:t xml:space="preserve"> a value from the model file can be used (if exists)</w:t>
      </w:r>
      <w:r w:rsidRPr="00AC4466">
        <w:t xml:space="preserve">. </w:t>
      </w:r>
      <w:r w:rsidR="00C8055F">
        <w:t>Then, i</w:t>
      </w:r>
      <w:r w:rsidRPr="00AC4466">
        <w:t xml:space="preserve">n the XML file this property </w:t>
      </w:r>
      <w:r w:rsidR="00C8055F">
        <w:t xml:space="preserve">gets </w:t>
      </w:r>
      <w:r w:rsidRPr="00AC4466">
        <w:t>the status = “R” (replaced).</w:t>
      </w:r>
    </w:p>
    <w:p w14:paraId="05E87C53" w14:textId="7AB1ED56" w:rsidR="000F2611" w:rsidRDefault="000F2611">
      <w:pPr>
        <w:pStyle w:val="Paragrafoelenco"/>
      </w:pPr>
      <w:r>
        <w:t xml:space="preserve">The DAT file </w:t>
      </w:r>
      <w:r w:rsidR="00C8055F">
        <w:t xml:space="preserve">is then </w:t>
      </w:r>
      <w:r>
        <w:t>copied to the history path for future checks</w:t>
      </w:r>
      <w:r w:rsidR="00C8055F">
        <w:t xml:space="preserve"> </w:t>
      </w:r>
      <w:r>
        <w:t>(name of the file changed to D.&lt;YYYYMMDD&gt;.hist</w:t>
      </w:r>
      <w:r w:rsidR="00EE1F30">
        <w:t>)</w:t>
      </w:r>
    </w:p>
    <w:p w14:paraId="7885910E" w14:textId="1AC1EAF2" w:rsidR="00906F32" w:rsidRPr="00F63B3F" w:rsidRDefault="00EE1F30" w:rsidP="00906F32">
      <w:pPr>
        <w:rPr>
          <w:rFonts w:cs="Arial"/>
          <w:szCs w:val="20"/>
        </w:rPr>
      </w:pPr>
      <w:r>
        <w:rPr>
          <w:rFonts w:cs="Arial"/>
          <w:szCs w:val="20"/>
        </w:rPr>
        <w:t>T</w:t>
      </w:r>
      <w:r w:rsidR="00906F32" w:rsidRPr="00F63B3F">
        <w:rPr>
          <w:rFonts w:cs="Arial"/>
          <w:szCs w:val="20"/>
        </w:rPr>
        <w:t>he following heavy checks</w:t>
      </w:r>
      <w:r>
        <w:rPr>
          <w:rFonts w:cs="Arial"/>
          <w:szCs w:val="20"/>
        </w:rPr>
        <w:t xml:space="preserve"> are currently available</w:t>
      </w:r>
      <w:r w:rsidR="00906F32" w:rsidRPr="00F63B3F">
        <w:rPr>
          <w:rFonts w:cs="Arial"/>
          <w:szCs w:val="20"/>
        </w:rPr>
        <w:t>:</w:t>
      </w:r>
    </w:p>
    <w:p w14:paraId="371AC158" w14:textId="77777777" w:rsidR="00906F32" w:rsidRPr="007D59FE" w:rsidRDefault="00906F32">
      <w:pPr>
        <w:pStyle w:val="Paragrafoelenco"/>
        <w:rPr>
          <w:b/>
          <w:rPrChange w:id="280" w:author="Account Microsoft" w:date="2021-04-07T10:23:00Z">
            <w:rPr/>
          </w:rPrChange>
        </w:rPr>
      </w:pPr>
      <w:r w:rsidRPr="007D59FE">
        <w:rPr>
          <w:b/>
          <w:rPrChange w:id="281" w:author="Account Microsoft" w:date="2021-04-07T10:23:00Z">
            <w:rPr/>
          </w:rPrChange>
        </w:rPr>
        <w:t>Cloud check</w:t>
      </w:r>
    </w:p>
    <w:p w14:paraId="18781F2B" w14:textId="7ED06709" w:rsidR="00906F32" w:rsidRDefault="007E59DD">
      <w:pPr>
        <w:pStyle w:val="Paragrafoelenco"/>
        <w:numPr>
          <w:ilvl w:val="1"/>
          <w:numId w:val="51"/>
        </w:numPr>
      </w:pPr>
      <w:r>
        <w:t xml:space="preserve">Cloud value outside </w:t>
      </w:r>
      <w:r w:rsidR="00EE1F30">
        <w:t xml:space="preserve">the </w:t>
      </w:r>
      <w:r>
        <w:t xml:space="preserve"> interval [0:8]</w:t>
      </w:r>
      <w:r w:rsidR="00906F32" w:rsidRPr="00AB4C4B">
        <w:t xml:space="preserve"> </w:t>
      </w:r>
      <w:r w:rsidR="004650F6">
        <w:t>O</w:t>
      </w:r>
      <w:r>
        <w:t>ctas</w:t>
      </w:r>
      <w:r w:rsidR="00906F32" w:rsidRPr="00AB4C4B">
        <w:t xml:space="preserve">. </w:t>
      </w:r>
      <w:r w:rsidR="00EE1F30">
        <w:t>T</w:t>
      </w:r>
      <w:r w:rsidR="00906F32" w:rsidRPr="00AB4C4B">
        <w:t xml:space="preserve">he value </w:t>
      </w:r>
      <w:r w:rsidR="00EE1F30">
        <w:t xml:space="preserve">is </w:t>
      </w:r>
      <w:r w:rsidR="00906F32" w:rsidRPr="00AB4C4B">
        <w:t>consider</w:t>
      </w:r>
      <w:r w:rsidR="00EE1F30">
        <w:t>ed</w:t>
      </w:r>
      <w:r w:rsidR="00906F32" w:rsidRPr="00AB4C4B">
        <w:t xml:space="preserve"> WRONG.</w:t>
      </w:r>
    </w:p>
    <w:p w14:paraId="53507210" w14:textId="53EA0DBA" w:rsidR="000C4A26" w:rsidRDefault="000C4A26">
      <w:pPr>
        <w:pStyle w:val="Paragrafoelenco"/>
        <w:numPr>
          <w:ilvl w:val="1"/>
          <w:numId w:val="51"/>
        </w:numPr>
      </w:pPr>
      <w:r w:rsidRPr="00ED227B">
        <w:t>Cloud cove</w:t>
      </w:r>
      <w:r>
        <w:t xml:space="preserve">r is 0 and precipitation &gt; 0. </w:t>
      </w:r>
      <w:r w:rsidR="00EE1F30">
        <w:t>T</w:t>
      </w:r>
      <w:r w:rsidRPr="00AB4C4B">
        <w:t xml:space="preserve">he value </w:t>
      </w:r>
      <w:r w:rsidR="00EE1F30">
        <w:t xml:space="preserve">is </w:t>
      </w:r>
      <w:r w:rsidRPr="00AB4C4B">
        <w:t>consider</w:t>
      </w:r>
      <w:r w:rsidR="00EE1F30">
        <w:t>ed</w:t>
      </w:r>
      <w:r w:rsidRPr="00AB4C4B">
        <w:t xml:space="preserve"> </w:t>
      </w:r>
      <w:r>
        <w:t>SUSPICIOUS</w:t>
      </w:r>
      <w:r w:rsidRPr="00AB4C4B">
        <w:t>.</w:t>
      </w:r>
    </w:p>
    <w:p w14:paraId="5034A78E" w14:textId="1BD35E34" w:rsidR="009F2684" w:rsidRDefault="009F2684">
      <w:pPr>
        <w:pStyle w:val="Paragrafoelenco"/>
        <w:numPr>
          <w:ilvl w:val="1"/>
          <w:numId w:val="51"/>
        </w:numPr>
        <w:pPrChange w:id="282" w:author="Account Microsoft" w:date="2021-04-07T10:23:00Z">
          <w:pPr>
            <w:pStyle w:val="Paragrafoelenco"/>
          </w:pPr>
        </w:pPrChange>
      </w:pPr>
      <w:r w:rsidRPr="009F2684">
        <w:t xml:space="preserve">Cloud cover </w:t>
      </w:r>
      <w:r w:rsidR="000414D5">
        <w:t xml:space="preserve">= </w:t>
      </w:r>
      <w:r w:rsidRPr="009F2684">
        <w:t>8 and sunshine duration &gt; 0</w:t>
      </w:r>
      <w:r w:rsidR="00623BF6">
        <w:t>.5 * day sunlight duration</w:t>
      </w:r>
      <w:r w:rsidRPr="009F2684">
        <w:t xml:space="preserve">. </w:t>
      </w:r>
      <w:r w:rsidR="00EE1F30">
        <w:t>T</w:t>
      </w:r>
      <w:r w:rsidRPr="009F2684">
        <w:t xml:space="preserve">he value </w:t>
      </w:r>
      <w:r w:rsidR="00EE1F30">
        <w:t xml:space="preserve">is </w:t>
      </w:r>
      <w:r w:rsidRPr="009F2684">
        <w:t>consider</w:t>
      </w:r>
      <w:r w:rsidR="00EE1F30">
        <w:t>ed</w:t>
      </w:r>
      <w:r w:rsidRPr="009F2684">
        <w:t xml:space="preserve"> SUSPICIOUS.</w:t>
      </w:r>
    </w:p>
    <w:p w14:paraId="7D162143" w14:textId="0B8AF39C" w:rsidR="00EE1F30" w:rsidRPr="007D59FE" w:rsidRDefault="00EE1F30">
      <w:pPr>
        <w:pStyle w:val="Paragrafoelenco"/>
        <w:rPr>
          <w:b/>
          <w:rPrChange w:id="283" w:author="Account Microsoft" w:date="2021-04-07T10:23:00Z">
            <w:rPr/>
          </w:rPrChange>
        </w:rPr>
      </w:pPr>
      <w:r w:rsidRPr="007D59FE">
        <w:rPr>
          <w:b/>
          <w:rPrChange w:id="284" w:author="Account Microsoft" w:date="2021-04-07T10:23:00Z">
            <w:rPr/>
          </w:rPrChange>
        </w:rPr>
        <w:t>Minimum temperature check</w:t>
      </w:r>
    </w:p>
    <w:p w14:paraId="0F0CC0F7" w14:textId="67F6F6C2" w:rsidR="00906F32" w:rsidDel="009C515C" w:rsidRDefault="00906F32">
      <w:pPr>
        <w:pStyle w:val="Paragrafoelenco"/>
        <w:rPr>
          <w:del w:id="285" w:author="Account Microsoft" w:date="2021-03-02T14:50:00Z"/>
        </w:rPr>
        <w:pPrChange w:id="286" w:author="Account Microsoft" w:date="2021-04-06T16:28:00Z">
          <w:pPr>
            <w:pStyle w:val="Paragrafoelenco"/>
            <w:numPr>
              <w:ilvl w:val="1"/>
              <w:numId w:val="51"/>
            </w:numPr>
            <w:ind w:left="1440"/>
          </w:pPr>
        </w:pPrChange>
      </w:pPr>
    </w:p>
    <w:p w14:paraId="7753770E" w14:textId="586D7F52" w:rsidR="007E59DD" w:rsidRDefault="00EE1F30">
      <w:pPr>
        <w:pStyle w:val="Paragrafoelenco"/>
        <w:pPrChange w:id="287" w:author="Account Microsoft" w:date="2021-04-06T16:28:00Z">
          <w:pPr>
            <w:pStyle w:val="Paragrafoelenco"/>
            <w:numPr>
              <w:ilvl w:val="1"/>
              <w:numId w:val="51"/>
            </w:numPr>
            <w:ind w:left="1440"/>
          </w:pPr>
        </w:pPrChange>
      </w:pPr>
      <w:r>
        <w:t>M</w:t>
      </w:r>
      <w:r w:rsidR="007E59DD">
        <w:t xml:space="preserve">inimum temperature outside the interval [-35:35] Celsius Degrees. </w:t>
      </w:r>
      <w:r>
        <w:t>T</w:t>
      </w:r>
      <w:r w:rsidR="007E59DD">
        <w:t xml:space="preserve">he value </w:t>
      </w:r>
      <w:r>
        <w:t xml:space="preserve">is </w:t>
      </w:r>
      <w:r w:rsidR="007E59DD">
        <w:t>consider</w:t>
      </w:r>
      <w:r>
        <w:t>ed</w:t>
      </w:r>
      <w:r w:rsidR="007E59DD">
        <w:t xml:space="preserve"> WRONG.</w:t>
      </w:r>
    </w:p>
    <w:p w14:paraId="580B3E2F" w14:textId="77777777" w:rsidR="007E59DD" w:rsidRPr="00913709" w:rsidRDefault="007E59DD">
      <w:pPr>
        <w:pStyle w:val="Paragrafoelenco"/>
        <w:rPr>
          <w:b/>
          <w:rPrChange w:id="288" w:author="Account Microsoft" w:date="2021-04-07T10:24:00Z">
            <w:rPr/>
          </w:rPrChange>
        </w:rPr>
      </w:pPr>
      <w:r w:rsidRPr="00913709">
        <w:rPr>
          <w:b/>
          <w:rPrChange w:id="289" w:author="Account Microsoft" w:date="2021-04-07T10:24:00Z">
            <w:rPr/>
          </w:rPrChange>
        </w:rPr>
        <w:t>Maximum temperature checks</w:t>
      </w:r>
    </w:p>
    <w:p w14:paraId="425D72B5" w14:textId="11C1E445" w:rsidR="007E59DD" w:rsidRDefault="00EE1F30">
      <w:pPr>
        <w:pStyle w:val="Paragrafoelenco"/>
        <w:numPr>
          <w:ilvl w:val="1"/>
          <w:numId w:val="51"/>
        </w:numPr>
      </w:pPr>
      <w:r>
        <w:t>M</w:t>
      </w:r>
      <w:r w:rsidR="007E59DD">
        <w:t xml:space="preserve">aximum temperature outside the interval [-20:50] Celsius Degrees. </w:t>
      </w:r>
      <w:r>
        <w:t>T</w:t>
      </w:r>
      <w:r w:rsidR="007E59DD">
        <w:t xml:space="preserve">he value </w:t>
      </w:r>
      <w:r>
        <w:t xml:space="preserve">is </w:t>
      </w:r>
      <w:r w:rsidR="007E59DD">
        <w:t>consider</w:t>
      </w:r>
      <w:r>
        <w:t>ed</w:t>
      </w:r>
      <w:r w:rsidR="007E59DD">
        <w:t xml:space="preserve"> WRONG.</w:t>
      </w:r>
    </w:p>
    <w:p w14:paraId="1606573C" w14:textId="4F1DBA52" w:rsidR="007E59DD" w:rsidRDefault="00EE1F30">
      <w:pPr>
        <w:pStyle w:val="Paragrafoelenco"/>
        <w:numPr>
          <w:ilvl w:val="1"/>
          <w:numId w:val="51"/>
        </w:numPr>
      </w:pPr>
      <w:r>
        <w:t>D</w:t>
      </w:r>
      <w:r w:rsidR="007E59DD">
        <w:t>ifference between maximum and minimum temperature</w:t>
      </w:r>
      <w:r>
        <w:t>s</w:t>
      </w:r>
      <w:r w:rsidR="007E59DD">
        <w:t xml:space="preserve"> outside </w:t>
      </w:r>
      <w:r>
        <w:t xml:space="preserve">the </w:t>
      </w:r>
      <w:r w:rsidR="007E59DD">
        <w:t xml:space="preserve"> interval [0:30] Celsius Degrees. </w:t>
      </w:r>
      <w:r>
        <w:t>M</w:t>
      </w:r>
      <w:r w:rsidR="007E59DD">
        <w:t xml:space="preserve">aximum temperature </w:t>
      </w:r>
      <w:r>
        <w:t>is</w:t>
      </w:r>
      <w:r w:rsidR="007E59DD">
        <w:t xml:space="preserve"> consider</w:t>
      </w:r>
      <w:r>
        <w:t>ed</w:t>
      </w:r>
      <w:r w:rsidR="007E59DD">
        <w:t xml:space="preserve"> wrong</w:t>
      </w:r>
    </w:p>
    <w:p w14:paraId="0C4D453C" w14:textId="77777777" w:rsidR="007E59DD" w:rsidRPr="00913709" w:rsidRDefault="007E59DD">
      <w:pPr>
        <w:pStyle w:val="Paragrafoelenco"/>
        <w:rPr>
          <w:b/>
          <w:rPrChange w:id="290" w:author="Account Microsoft" w:date="2021-04-07T10:24:00Z">
            <w:rPr/>
          </w:rPrChange>
        </w:rPr>
      </w:pPr>
      <w:r w:rsidRPr="00913709">
        <w:rPr>
          <w:b/>
          <w:rPrChange w:id="291" w:author="Account Microsoft" w:date="2021-04-07T10:24:00Z">
            <w:rPr/>
          </w:rPrChange>
        </w:rPr>
        <w:t>Snow check</w:t>
      </w:r>
    </w:p>
    <w:p w14:paraId="0B65B743" w14:textId="082CB01E" w:rsidR="007E59DD" w:rsidRDefault="007E59DD">
      <w:pPr>
        <w:pStyle w:val="Paragrafoelenco"/>
        <w:numPr>
          <w:ilvl w:val="1"/>
          <w:numId w:val="51"/>
        </w:numPr>
      </w:pPr>
      <w:r>
        <w:t xml:space="preserve">If the mean temperature </w:t>
      </w:r>
      <w:r w:rsidR="00D765F2">
        <w:t>is</w:t>
      </w:r>
      <w:r>
        <w:t xml:space="preserve"> great</w:t>
      </w:r>
      <w:r w:rsidR="00D765F2">
        <w:t>er</w:t>
      </w:r>
      <w:r>
        <w:t xml:space="preserve"> than 5 Celsius Degree</w:t>
      </w:r>
      <w:r w:rsidR="00D765F2">
        <w:t>,</w:t>
      </w:r>
      <w:r>
        <w:t xml:space="preserve"> the SNOW value </w:t>
      </w:r>
      <w:r w:rsidR="00D765F2">
        <w:t>is</w:t>
      </w:r>
      <w:r>
        <w:t xml:space="preserve"> consider</w:t>
      </w:r>
      <w:r w:rsidR="00D765F2">
        <w:t>ed</w:t>
      </w:r>
      <w:r>
        <w:t xml:space="preserve"> WRONG</w:t>
      </w:r>
    </w:p>
    <w:p w14:paraId="58343C1C" w14:textId="77777777" w:rsidR="007E59DD" w:rsidRPr="00913709" w:rsidRDefault="007E59DD">
      <w:pPr>
        <w:pStyle w:val="Paragrafoelenco"/>
        <w:rPr>
          <w:b/>
          <w:rPrChange w:id="292" w:author="Account Microsoft" w:date="2021-04-07T10:24:00Z">
            <w:rPr/>
          </w:rPrChange>
        </w:rPr>
      </w:pPr>
      <w:r w:rsidRPr="00913709">
        <w:rPr>
          <w:b/>
          <w:rPrChange w:id="293" w:author="Account Microsoft" w:date="2021-04-07T10:24:00Z">
            <w:rPr/>
          </w:rPrChange>
        </w:rPr>
        <w:t>Measured Sunshine check</w:t>
      </w:r>
    </w:p>
    <w:p w14:paraId="66F2F5E8" w14:textId="29822AB4" w:rsidR="007E59DD" w:rsidRDefault="007E59DD">
      <w:pPr>
        <w:pStyle w:val="Paragrafoelenco"/>
        <w:numPr>
          <w:ilvl w:val="1"/>
          <w:numId w:val="51"/>
        </w:numPr>
      </w:pPr>
      <w:r>
        <w:t xml:space="preserve">If the Measured Sunshine </w:t>
      </w:r>
      <w:r w:rsidR="00D765F2">
        <w:t>is</w:t>
      </w:r>
      <w:r>
        <w:t xml:space="preserve"> outside </w:t>
      </w:r>
      <w:r w:rsidR="00D97ED1">
        <w:t>the</w:t>
      </w:r>
      <w:r>
        <w:t xml:space="preserve"> interval [0:24] hours</w:t>
      </w:r>
      <w:r w:rsidR="00D97ED1">
        <w:t>,</w:t>
      </w:r>
      <w:r>
        <w:t xml:space="preserve"> </w:t>
      </w:r>
      <w:r w:rsidR="00D97ED1">
        <w:t>its</w:t>
      </w:r>
      <w:r>
        <w:t xml:space="preserve"> value </w:t>
      </w:r>
      <w:r w:rsidR="00D97ED1">
        <w:t xml:space="preserve">is </w:t>
      </w:r>
      <w:r>
        <w:t>consider</w:t>
      </w:r>
      <w:r w:rsidR="00D97ED1">
        <w:t>ed</w:t>
      </w:r>
      <w:r>
        <w:t xml:space="preserve"> WRONG</w:t>
      </w:r>
    </w:p>
    <w:p w14:paraId="11D0A92A" w14:textId="64B8D0C6" w:rsidR="002A4754" w:rsidRDefault="002A4754">
      <w:pPr>
        <w:pStyle w:val="Paragrafoelenco"/>
        <w:numPr>
          <w:ilvl w:val="1"/>
          <w:numId w:val="51"/>
        </w:numPr>
      </w:pPr>
      <w:r>
        <w:t xml:space="preserve">Measured </w:t>
      </w:r>
      <w:r w:rsidRPr="00ED227B">
        <w:t>Sunshin</w:t>
      </w:r>
      <w:r>
        <w:t xml:space="preserve">e &gt; </w:t>
      </w:r>
      <w:r w:rsidR="00184E2F">
        <w:t>1</w:t>
      </w:r>
      <w:r>
        <w:t xml:space="preserve"> and Measured Radiation is 0. </w:t>
      </w:r>
      <w:r w:rsidR="00D97ED1">
        <w:t>T</w:t>
      </w:r>
      <w:r w:rsidRPr="00AB4C4B">
        <w:t>he value</w:t>
      </w:r>
      <w:r w:rsidR="00D97ED1">
        <w:t xml:space="preserve"> is</w:t>
      </w:r>
      <w:r w:rsidRPr="00AB4C4B">
        <w:t xml:space="preserve"> consider</w:t>
      </w:r>
      <w:r w:rsidR="00D97ED1">
        <w:t>ed</w:t>
      </w:r>
      <w:r w:rsidRPr="00AB4C4B">
        <w:t xml:space="preserve"> </w:t>
      </w:r>
      <w:r>
        <w:t>SUSPICIOUS</w:t>
      </w:r>
      <w:r w:rsidRPr="00AB4C4B">
        <w:t>.</w:t>
      </w:r>
    </w:p>
    <w:p w14:paraId="0CF6689B" w14:textId="77777777" w:rsidR="007E59DD" w:rsidRPr="00913709" w:rsidRDefault="007E59DD">
      <w:pPr>
        <w:pStyle w:val="Paragrafoelenco"/>
        <w:rPr>
          <w:b/>
          <w:rPrChange w:id="294" w:author="Account Microsoft" w:date="2021-04-07T10:25:00Z">
            <w:rPr/>
          </w:rPrChange>
        </w:rPr>
      </w:pPr>
      <w:r w:rsidRPr="00913709">
        <w:rPr>
          <w:b/>
          <w:rPrChange w:id="295" w:author="Account Microsoft" w:date="2021-04-07T10:25:00Z">
            <w:rPr/>
          </w:rPrChange>
        </w:rPr>
        <w:t>Measured Radiation</w:t>
      </w:r>
    </w:p>
    <w:p w14:paraId="6417CC90" w14:textId="35E8D694" w:rsidR="007E59DD" w:rsidRDefault="007E59DD">
      <w:pPr>
        <w:pStyle w:val="Paragrafoelenco"/>
        <w:numPr>
          <w:ilvl w:val="1"/>
          <w:numId w:val="51"/>
        </w:numPr>
      </w:pPr>
      <w:r>
        <w:t>If the Measured Rad</w:t>
      </w:r>
      <w:r w:rsidR="005F08C1">
        <w:t xml:space="preserve">iation </w:t>
      </w:r>
      <w:r w:rsidR="00D97ED1">
        <w:t>is</w:t>
      </w:r>
      <w:r w:rsidR="005F08C1">
        <w:t xml:space="preserve"> outside </w:t>
      </w:r>
      <w:r w:rsidR="00D97ED1">
        <w:t>the</w:t>
      </w:r>
      <w:r w:rsidR="005F08C1">
        <w:t xml:space="preserve"> interval (</w:t>
      </w:r>
      <w:r>
        <w:t>0:36] MJ/m</w:t>
      </w:r>
      <w:r w:rsidRPr="007E59DD">
        <w:rPr>
          <w:vertAlign w:val="superscript"/>
        </w:rPr>
        <w:t>2</w:t>
      </w:r>
      <w:r>
        <w:t xml:space="preserve"> i</w:t>
      </w:r>
      <w:r w:rsidR="00D97ED1">
        <w:t>t</w:t>
      </w:r>
      <w:r>
        <w:t xml:space="preserve">s value </w:t>
      </w:r>
      <w:r w:rsidR="00D97ED1">
        <w:t>is</w:t>
      </w:r>
      <w:r>
        <w:t xml:space="preserve"> consider</w:t>
      </w:r>
      <w:r w:rsidR="00D97ED1">
        <w:t>ed</w:t>
      </w:r>
      <w:r>
        <w:t xml:space="preserve"> WRONG</w:t>
      </w:r>
      <w:r w:rsidR="005F08C1">
        <w:t xml:space="preserve">. </w:t>
      </w:r>
    </w:p>
    <w:p w14:paraId="000F8A61" w14:textId="77777777" w:rsidR="007E59DD" w:rsidRPr="00913709" w:rsidRDefault="00D70238">
      <w:pPr>
        <w:pStyle w:val="Paragrafoelenco"/>
        <w:rPr>
          <w:b/>
          <w:rPrChange w:id="296" w:author="Account Microsoft" w:date="2021-04-07T10:25:00Z">
            <w:rPr/>
          </w:rPrChange>
        </w:rPr>
      </w:pPr>
      <w:r w:rsidRPr="00913709">
        <w:rPr>
          <w:b/>
          <w:rPrChange w:id="297" w:author="Account Microsoft" w:date="2021-04-07T10:25:00Z">
            <w:rPr/>
          </w:rPrChange>
        </w:rPr>
        <w:t xml:space="preserve">Daily Mean </w:t>
      </w:r>
      <w:r w:rsidR="00A95CAC" w:rsidRPr="00913709">
        <w:rPr>
          <w:b/>
          <w:rPrChange w:id="298" w:author="Account Microsoft" w:date="2021-04-07T10:25:00Z">
            <w:rPr/>
          </w:rPrChange>
        </w:rPr>
        <w:t>Vapor</w:t>
      </w:r>
      <w:r w:rsidRPr="00913709">
        <w:rPr>
          <w:b/>
          <w:rPrChange w:id="299" w:author="Account Microsoft" w:date="2021-04-07T10:25:00Z">
            <w:rPr/>
          </w:rPrChange>
        </w:rPr>
        <w:t xml:space="preserve"> Pressure</w:t>
      </w:r>
    </w:p>
    <w:p w14:paraId="6F3C6B73" w14:textId="1CF159CA" w:rsidR="00D70238" w:rsidRDefault="00D70238">
      <w:pPr>
        <w:pStyle w:val="Paragrafoelenco"/>
        <w:numPr>
          <w:ilvl w:val="1"/>
          <w:numId w:val="51"/>
        </w:numPr>
      </w:pPr>
      <w:r>
        <w:lastRenderedPageBreak/>
        <w:t xml:space="preserve">If Daily Mean </w:t>
      </w:r>
      <w:r w:rsidR="00A95CAC">
        <w:t>Vapor</w:t>
      </w:r>
      <w:r>
        <w:t xml:space="preserve"> Pressure </w:t>
      </w:r>
      <w:r w:rsidR="00D97ED1">
        <w:t>is</w:t>
      </w:r>
      <w:r>
        <w:t xml:space="preserve"> outside </w:t>
      </w:r>
      <w:r w:rsidR="00D97ED1">
        <w:t>the</w:t>
      </w:r>
      <w:r>
        <w:t xml:space="preserve"> interval [0:3</w:t>
      </w:r>
      <w:r w:rsidR="00843F33">
        <w:t>8</w:t>
      </w:r>
      <w:r>
        <w:t>] hPa i</w:t>
      </w:r>
      <w:r w:rsidR="00D97ED1">
        <w:t>t</w:t>
      </w:r>
      <w:r>
        <w:t xml:space="preserve">s value </w:t>
      </w:r>
      <w:r w:rsidR="00D97ED1">
        <w:t>is</w:t>
      </w:r>
      <w:r>
        <w:t xml:space="preserve"> consider</w:t>
      </w:r>
      <w:r w:rsidR="00D97ED1">
        <w:t>ed</w:t>
      </w:r>
      <w:r>
        <w:t xml:space="preserve"> WRONG</w:t>
      </w:r>
    </w:p>
    <w:p w14:paraId="7BF30E2A" w14:textId="77777777" w:rsidR="00D70238" w:rsidRPr="00913709" w:rsidRDefault="00D70238">
      <w:pPr>
        <w:pStyle w:val="Paragrafoelenco"/>
        <w:rPr>
          <w:b/>
          <w:rPrChange w:id="300" w:author="Account Microsoft" w:date="2021-04-07T10:25:00Z">
            <w:rPr/>
          </w:rPrChange>
        </w:rPr>
      </w:pPr>
      <w:r w:rsidRPr="00913709">
        <w:rPr>
          <w:b/>
          <w:rPrChange w:id="301" w:author="Account Microsoft" w:date="2021-04-07T10:25:00Z">
            <w:rPr/>
          </w:rPrChange>
        </w:rPr>
        <w:t>Wind speed check</w:t>
      </w:r>
    </w:p>
    <w:p w14:paraId="367364C2" w14:textId="5F998230" w:rsidR="00D70238" w:rsidRDefault="00D70238">
      <w:pPr>
        <w:pStyle w:val="Paragrafoelenco"/>
        <w:numPr>
          <w:ilvl w:val="1"/>
          <w:numId w:val="51"/>
        </w:numPr>
      </w:pPr>
      <w:r>
        <w:t xml:space="preserve">If Wind speed </w:t>
      </w:r>
      <w:r w:rsidR="00D97ED1">
        <w:t>is</w:t>
      </w:r>
      <w:r>
        <w:t xml:space="preserve"> outside </w:t>
      </w:r>
      <w:r w:rsidR="00D97ED1">
        <w:t>the</w:t>
      </w:r>
      <w:r>
        <w:t xml:space="preserve"> interval [0:</w:t>
      </w:r>
      <w:r w:rsidR="00674025">
        <w:t>2</w:t>
      </w:r>
      <w:r>
        <w:t>5] m/s i</w:t>
      </w:r>
      <w:r w:rsidR="00D97ED1">
        <w:t>t</w:t>
      </w:r>
      <w:r>
        <w:t xml:space="preserve">s value </w:t>
      </w:r>
      <w:r w:rsidR="00D97ED1">
        <w:t xml:space="preserve">is </w:t>
      </w:r>
      <w:r>
        <w:t>consider</w:t>
      </w:r>
      <w:r w:rsidR="00D97ED1">
        <w:t>ed</w:t>
      </w:r>
      <w:r>
        <w:t xml:space="preserve"> WRONG</w:t>
      </w:r>
    </w:p>
    <w:p w14:paraId="03ED37ED" w14:textId="77777777" w:rsidR="00D70238" w:rsidRPr="00913709" w:rsidRDefault="00DC2233">
      <w:pPr>
        <w:pStyle w:val="Paragrafoelenco"/>
        <w:rPr>
          <w:b/>
          <w:rPrChange w:id="302" w:author="Account Microsoft" w:date="2021-04-07T10:25:00Z">
            <w:rPr/>
          </w:rPrChange>
        </w:rPr>
      </w:pPr>
      <w:r w:rsidRPr="00913709">
        <w:rPr>
          <w:b/>
          <w:rPrChange w:id="303" w:author="Account Microsoft" w:date="2021-04-07T10:25:00Z">
            <w:rPr/>
          </w:rPrChange>
        </w:rPr>
        <w:t>Precipitation check</w:t>
      </w:r>
    </w:p>
    <w:p w14:paraId="3E874395" w14:textId="32DAF5B1" w:rsidR="00DC2233" w:rsidRDefault="00DC2233">
      <w:pPr>
        <w:pStyle w:val="Paragrafoelenco"/>
        <w:numPr>
          <w:ilvl w:val="1"/>
          <w:numId w:val="51"/>
        </w:numPr>
      </w:pPr>
      <w:r>
        <w:t xml:space="preserve">If Precipitation </w:t>
      </w:r>
      <w:r w:rsidR="00D97ED1">
        <w:t>is</w:t>
      </w:r>
      <w:r>
        <w:t xml:space="preserve"> outside </w:t>
      </w:r>
      <w:r w:rsidR="00D97ED1">
        <w:t>the</w:t>
      </w:r>
      <w:r>
        <w:t xml:space="preserve"> interval [0:1400] mm i</w:t>
      </w:r>
      <w:r w:rsidR="00D97ED1">
        <w:t>t</w:t>
      </w:r>
      <w:r>
        <w:t xml:space="preserve">s value </w:t>
      </w:r>
      <w:r w:rsidR="00D97ED1">
        <w:t xml:space="preserve">is </w:t>
      </w:r>
      <w:r>
        <w:t>consider</w:t>
      </w:r>
      <w:r w:rsidR="00D97ED1">
        <w:t>ed</w:t>
      </w:r>
      <w:r>
        <w:t xml:space="preserve"> WRONG</w:t>
      </w:r>
    </w:p>
    <w:p w14:paraId="663885B7" w14:textId="77777777" w:rsidR="00DC2233" w:rsidRPr="00913709" w:rsidRDefault="00DC2233">
      <w:pPr>
        <w:pStyle w:val="Paragrafoelenco"/>
        <w:rPr>
          <w:b/>
          <w:rPrChange w:id="304" w:author="Account Microsoft" w:date="2021-04-07T10:25:00Z">
            <w:rPr/>
          </w:rPrChange>
        </w:rPr>
      </w:pPr>
      <w:r w:rsidRPr="00913709">
        <w:rPr>
          <w:b/>
          <w:rPrChange w:id="305" w:author="Account Microsoft" w:date="2021-04-07T10:25:00Z">
            <w:rPr/>
          </w:rPrChange>
        </w:rPr>
        <w:t>Ai</w:t>
      </w:r>
      <w:r w:rsidR="00147152" w:rsidRPr="00913709">
        <w:rPr>
          <w:b/>
          <w:rPrChange w:id="306" w:author="Account Microsoft" w:date="2021-04-07T10:25:00Z">
            <w:rPr/>
          </w:rPrChange>
        </w:rPr>
        <w:t>r</w:t>
      </w:r>
      <w:r w:rsidRPr="00913709">
        <w:rPr>
          <w:b/>
          <w:rPrChange w:id="307" w:author="Account Microsoft" w:date="2021-04-07T10:25:00Z">
            <w:rPr/>
          </w:rPrChange>
        </w:rPr>
        <w:t xml:space="preserve"> Temperature Checks</w:t>
      </w:r>
    </w:p>
    <w:p w14:paraId="216EAE79" w14:textId="151066B1" w:rsidR="00DC2233" w:rsidRDefault="00DC2233">
      <w:pPr>
        <w:pStyle w:val="Paragrafoelenco"/>
        <w:numPr>
          <w:ilvl w:val="1"/>
          <w:numId w:val="51"/>
        </w:numPr>
      </w:pPr>
      <w:r>
        <w:t>All Air Temperature values need to be in the interval [-5</w:t>
      </w:r>
      <w:r w:rsidR="00E665DD">
        <w:t>0</w:t>
      </w:r>
      <w:r>
        <w:t xml:space="preserve">:50] Celsius Degrees, otherwise </w:t>
      </w:r>
      <w:r w:rsidR="00D97ED1">
        <w:t xml:space="preserve">are </w:t>
      </w:r>
      <w:r>
        <w:t>consider</w:t>
      </w:r>
      <w:r w:rsidR="00D97ED1">
        <w:t>ed</w:t>
      </w:r>
      <w:r>
        <w:t xml:space="preserve"> WRONG</w:t>
      </w:r>
    </w:p>
    <w:p w14:paraId="2E282E80" w14:textId="77777777" w:rsidR="00DC2233" w:rsidRPr="00913709" w:rsidRDefault="00DC2233">
      <w:pPr>
        <w:pStyle w:val="Paragrafoelenco"/>
        <w:rPr>
          <w:b/>
          <w:rPrChange w:id="308" w:author="Account Microsoft" w:date="2021-04-07T10:25:00Z">
            <w:rPr/>
          </w:rPrChange>
        </w:rPr>
      </w:pPr>
      <w:r w:rsidRPr="00913709">
        <w:rPr>
          <w:b/>
          <w:rPrChange w:id="309" w:author="Account Microsoft" w:date="2021-04-07T10:25:00Z">
            <w:rPr/>
          </w:rPrChange>
        </w:rPr>
        <w:t>Relative Humidity</w:t>
      </w:r>
      <w:r w:rsidR="001F77D3" w:rsidRPr="00913709">
        <w:rPr>
          <w:b/>
          <w:rPrChange w:id="310" w:author="Account Microsoft" w:date="2021-04-07T10:25:00Z">
            <w:rPr/>
          </w:rPrChange>
        </w:rPr>
        <w:t xml:space="preserve"> Checks</w:t>
      </w:r>
    </w:p>
    <w:p w14:paraId="568CB678" w14:textId="3140412F" w:rsidR="00DC2233" w:rsidRDefault="00DC2233">
      <w:pPr>
        <w:pStyle w:val="Paragrafoelenco"/>
        <w:numPr>
          <w:ilvl w:val="1"/>
          <w:numId w:val="51"/>
        </w:numPr>
      </w:pPr>
      <w:r>
        <w:t>All Relative Humidity valu</w:t>
      </w:r>
      <w:r w:rsidR="007C5565">
        <w:t>es need to be in the interval [0</w:t>
      </w:r>
      <w:r>
        <w:t>:100]%</w:t>
      </w:r>
      <w:r w:rsidR="001F77D3">
        <w:t xml:space="preserve">, otherwise </w:t>
      </w:r>
      <w:r w:rsidR="00D97ED1">
        <w:t>are</w:t>
      </w:r>
      <w:r w:rsidR="001F77D3">
        <w:t xml:space="preserve"> consider</w:t>
      </w:r>
      <w:r w:rsidR="00D97ED1">
        <w:t>ed</w:t>
      </w:r>
      <w:r w:rsidR="001F77D3">
        <w:t xml:space="preserve"> WRONG</w:t>
      </w:r>
    </w:p>
    <w:p w14:paraId="6F410EDB" w14:textId="77777777" w:rsidR="001F77D3" w:rsidRPr="00913709" w:rsidRDefault="00147152">
      <w:pPr>
        <w:pStyle w:val="Paragrafoelenco"/>
        <w:rPr>
          <w:b/>
          <w:rPrChange w:id="311" w:author="Account Microsoft" w:date="2021-04-07T10:26:00Z">
            <w:rPr/>
          </w:rPrChange>
        </w:rPr>
      </w:pPr>
      <w:r w:rsidRPr="00913709">
        <w:rPr>
          <w:b/>
          <w:rPrChange w:id="312" w:author="Account Microsoft" w:date="2021-04-07T10:26:00Z">
            <w:rPr/>
          </w:rPrChange>
        </w:rPr>
        <w:t>Vapor</w:t>
      </w:r>
      <w:r w:rsidR="001F77D3" w:rsidRPr="00913709">
        <w:rPr>
          <w:b/>
          <w:rPrChange w:id="313" w:author="Account Microsoft" w:date="2021-04-07T10:26:00Z">
            <w:rPr/>
          </w:rPrChange>
        </w:rPr>
        <w:t xml:space="preserve"> pressure deficit Check</w:t>
      </w:r>
    </w:p>
    <w:p w14:paraId="2DE3CBAA" w14:textId="6FC5F0B0" w:rsidR="001F77D3" w:rsidRDefault="001F77D3">
      <w:pPr>
        <w:pStyle w:val="Paragrafoelenco"/>
        <w:numPr>
          <w:ilvl w:val="1"/>
          <w:numId w:val="51"/>
        </w:numPr>
      </w:pPr>
      <w:r>
        <w:t xml:space="preserve">If </w:t>
      </w:r>
      <w:r w:rsidR="00147152">
        <w:t>Vapor</w:t>
      </w:r>
      <w:r>
        <w:t xml:space="preserve"> pressure deficit is outside </w:t>
      </w:r>
      <w:r w:rsidR="00D97ED1">
        <w:t>the</w:t>
      </w:r>
      <w:r>
        <w:t xml:space="preserve"> interval [0:60] hPa th</w:t>
      </w:r>
      <w:r w:rsidR="00D97ED1">
        <w:t>e</w:t>
      </w:r>
      <w:r>
        <w:t>n i</w:t>
      </w:r>
      <w:r w:rsidR="00D97ED1">
        <w:t>t</w:t>
      </w:r>
      <w:r>
        <w:t xml:space="preserve">s value </w:t>
      </w:r>
      <w:r w:rsidR="00D97ED1">
        <w:t>is</w:t>
      </w:r>
      <w:r>
        <w:t xml:space="preserve"> consider</w:t>
      </w:r>
      <w:r w:rsidR="00D97ED1">
        <w:t>ed</w:t>
      </w:r>
      <w:r>
        <w:t xml:space="preserve"> WRONG</w:t>
      </w:r>
    </w:p>
    <w:p w14:paraId="17090603" w14:textId="77777777" w:rsidR="001F77D3" w:rsidRPr="00913709" w:rsidRDefault="001F77D3">
      <w:pPr>
        <w:pStyle w:val="Paragrafoelenco"/>
        <w:rPr>
          <w:b/>
          <w:rPrChange w:id="314" w:author="Account Microsoft" w:date="2021-04-07T10:26:00Z">
            <w:rPr/>
          </w:rPrChange>
        </w:rPr>
      </w:pPr>
      <w:r w:rsidRPr="00913709">
        <w:rPr>
          <w:b/>
          <w:rPrChange w:id="315" w:author="Account Microsoft" w:date="2021-04-07T10:26:00Z">
            <w:rPr/>
          </w:rPrChange>
        </w:rPr>
        <w:t>SLOPE check</w:t>
      </w:r>
    </w:p>
    <w:p w14:paraId="50385EFB" w14:textId="2F7EC83D" w:rsidR="001F77D3" w:rsidRDefault="001F77D3">
      <w:pPr>
        <w:pStyle w:val="Paragrafoelenco"/>
        <w:numPr>
          <w:ilvl w:val="1"/>
          <w:numId w:val="51"/>
        </w:numPr>
      </w:pPr>
      <w:r>
        <w:t xml:space="preserve">If SLOPE </w:t>
      </w:r>
      <w:r w:rsidR="00D97ED1">
        <w:t xml:space="preserve">is </w:t>
      </w:r>
      <w:r>
        <w:t xml:space="preserve">outside the interval [0:30] hPa/Celsius Degree </w:t>
      </w:r>
      <w:r w:rsidR="00D97ED1">
        <w:t xml:space="preserve">it is  </w:t>
      </w:r>
      <w:r>
        <w:t>consider</w:t>
      </w:r>
      <w:r w:rsidR="00D97ED1">
        <w:t>ed</w:t>
      </w:r>
      <w:r>
        <w:t xml:space="preserve"> WRONG</w:t>
      </w:r>
    </w:p>
    <w:p w14:paraId="1DA09E60" w14:textId="77777777" w:rsidR="001F77D3" w:rsidRPr="00913709" w:rsidRDefault="001F77D3">
      <w:pPr>
        <w:pStyle w:val="Paragrafoelenco"/>
        <w:rPr>
          <w:b/>
          <w:rPrChange w:id="316" w:author="Account Microsoft" w:date="2021-04-07T10:26:00Z">
            <w:rPr/>
          </w:rPrChange>
        </w:rPr>
      </w:pPr>
      <w:r w:rsidRPr="00913709">
        <w:rPr>
          <w:b/>
          <w:rPrChange w:id="317" w:author="Account Microsoft" w:date="2021-04-07T10:26:00Z">
            <w:rPr/>
          </w:rPrChange>
        </w:rPr>
        <w:t>Penman Evaporation check</w:t>
      </w:r>
    </w:p>
    <w:p w14:paraId="35E87E86" w14:textId="66FB836F" w:rsidR="007E59DD" w:rsidRPr="002A4754" w:rsidRDefault="001F77D3">
      <w:pPr>
        <w:pStyle w:val="Paragrafoelenco"/>
        <w:numPr>
          <w:ilvl w:val="1"/>
          <w:numId w:val="51"/>
        </w:numPr>
        <w:rPr>
          <w:rFonts w:ascii="Arial" w:hAnsi="Arial"/>
          <w:sz w:val="24"/>
        </w:rPr>
      </w:pPr>
      <w:r>
        <w:t xml:space="preserve">If Penman Evaporation </w:t>
      </w:r>
      <w:r w:rsidR="00D97ED1">
        <w:t>is</w:t>
      </w:r>
      <w:r>
        <w:t xml:space="preserve"> outside </w:t>
      </w:r>
      <w:r w:rsidR="00D97ED1">
        <w:t xml:space="preserve">the </w:t>
      </w:r>
      <w:r>
        <w:t>interval [0:25] mm/day th</w:t>
      </w:r>
      <w:r w:rsidR="00D97ED1">
        <w:t>e</w:t>
      </w:r>
      <w:r>
        <w:t xml:space="preserve">n </w:t>
      </w:r>
      <w:r w:rsidR="008033B9">
        <w:t>i</w:t>
      </w:r>
      <w:r w:rsidR="00D97ED1">
        <w:t>t</w:t>
      </w:r>
      <w:r w:rsidR="008033B9">
        <w:t xml:space="preserve">s value </w:t>
      </w:r>
      <w:r w:rsidR="00D97ED1">
        <w:t xml:space="preserve">is </w:t>
      </w:r>
      <w:r w:rsidR="008033B9">
        <w:t>consider</w:t>
      </w:r>
      <w:r w:rsidR="00D97ED1">
        <w:t>ed</w:t>
      </w:r>
      <w:r w:rsidR="008033B9">
        <w:t xml:space="preserve"> WRONG</w:t>
      </w:r>
    </w:p>
    <w:p w14:paraId="334AB69E" w14:textId="1D69AD6A" w:rsidR="00132261" w:rsidRDefault="00D97ED1" w:rsidP="00132261">
      <w:pPr>
        <w:rPr>
          <w:rFonts w:cs="Arial"/>
          <w:szCs w:val="20"/>
        </w:rPr>
      </w:pPr>
      <w:r>
        <w:rPr>
          <w:rFonts w:cs="Arial"/>
          <w:szCs w:val="20"/>
        </w:rPr>
        <w:t>When</w:t>
      </w:r>
      <w:r w:rsidR="00132261" w:rsidRPr="00132261">
        <w:rPr>
          <w:rFonts w:cs="Arial"/>
          <w:szCs w:val="20"/>
        </w:rPr>
        <w:t xml:space="preserve"> the Heavy</w:t>
      </w:r>
      <w:r w:rsidR="00132261">
        <w:rPr>
          <w:rFonts w:cs="Arial"/>
          <w:szCs w:val="20"/>
        </w:rPr>
        <w:t>Checks module generate</w:t>
      </w:r>
      <w:r>
        <w:rPr>
          <w:rFonts w:cs="Arial"/>
          <w:szCs w:val="20"/>
        </w:rPr>
        <w:t>s</w:t>
      </w:r>
      <w:r w:rsidR="00132261">
        <w:rPr>
          <w:rFonts w:cs="Arial"/>
          <w:szCs w:val="20"/>
        </w:rPr>
        <w:t xml:space="preserve"> a KO file it</w:t>
      </w:r>
      <w:r>
        <w:rPr>
          <w:rFonts w:cs="Arial"/>
          <w:szCs w:val="20"/>
        </w:rPr>
        <w:t xml:space="preserve"> i</w:t>
      </w:r>
      <w:r w:rsidR="00132261">
        <w:rPr>
          <w:rFonts w:cs="Arial"/>
          <w:szCs w:val="20"/>
        </w:rPr>
        <w:t>s possible to fix the reported error</w:t>
      </w:r>
      <w:r>
        <w:rPr>
          <w:rFonts w:cs="Arial"/>
          <w:szCs w:val="20"/>
        </w:rPr>
        <w:t>s</w:t>
      </w:r>
      <w:r w:rsidR="00132261">
        <w:rPr>
          <w:rFonts w:cs="Arial"/>
          <w:szCs w:val="20"/>
        </w:rPr>
        <w:t xml:space="preserve"> and run again</w:t>
      </w:r>
      <w:r w:rsidR="00B97EC4">
        <w:rPr>
          <w:rFonts w:cs="Arial"/>
          <w:szCs w:val="20"/>
        </w:rPr>
        <w:t xml:space="preserve"> the procedure by</w:t>
      </w:r>
      <w:r w:rsidR="00132261">
        <w:rPr>
          <w:rFonts w:cs="Arial"/>
          <w:szCs w:val="20"/>
        </w:rPr>
        <w:t xml:space="preserve"> </w:t>
      </w:r>
      <w:r w:rsidR="00B97EC4">
        <w:rPr>
          <w:rFonts w:cs="Arial"/>
          <w:szCs w:val="20"/>
        </w:rPr>
        <w:t xml:space="preserve">feeding the </w:t>
      </w:r>
      <w:r w:rsidR="00132261">
        <w:rPr>
          <w:rFonts w:cs="Arial"/>
          <w:szCs w:val="20"/>
        </w:rPr>
        <w:t xml:space="preserve"> HeavyChecks module </w:t>
      </w:r>
      <w:r w:rsidR="00B97EC4">
        <w:rPr>
          <w:rFonts w:cs="Arial"/>
          <w:szCs w:val="20"/>
        </w:rPr>
        <w:t xml:space="preserve">with </w:t>
      </w:r>
      <w:r w:rsidR="00132261">
        <w:rPr>
          <w:rFonts w:cs="Arial"/>
          <w:szCs w:val="20"/>
        </w:rPr>
        <w:t xml:space="preserve">the </w:t>
      </w:r>
      <w:r w:rsidR="00B97EC4">
        <w:rPr>
          <w:rFonts w:cs="Arial"/>
          <w:szCs w:val="20"/>
        </w:rPr>
        <w:t xml:space="preserve">new </w:t>
      </w:r>
      <w:r w:rsidR="00132261">
        <w:rPr>
          <w:rFonts w:cs="Arial"/>
          <w:szCs w:val="20"/>
        </w:rPr>
        <w:t xml:space="preserve">KO file instead of </w:t>
      </w:r>
      <w:r w:rsidR="00B97EC4">
        <w:rPr>
          <w:rFonts w:cs="Arial"/>
          <w:szCs w:val="20"/>
        </w:rPr>
        <w:t xml:space="preserve">the </w:t>
      </w:r>
      <w:r w:rsidR="00132261">
        <w:rPr>
          <w:rFonts w:cs="Arial"/>
          <w:szCs w:val="20"/>
        </w:rPr>
        <w:t>output from</w:t>
      </w:r>
      <w:r w:rsidR="00B97EC4">
        <w:rPr>
          <w:rFonts w:cs="Arial"/>
          <w:szCs w:val="20"/>
        </w:rPr>
        <w:t xml:space="preserve"> the</w:t>
      </w:r>
      <w:r w:rsidR="00132261">
        <w:rPr>
          <w:rFonts w:cs="Arial"/>
          <w:szCs w:val="20"/>
        </w:rPr>
        <w:t xml:space="preserve"> Aggregation module. I</w:t>
      </w:r>
      <w:r w:rsidR="00B97EC4">
        <w:rPr>
          <w:rFonts w:cs="Arial"/>
          <w:szCs w:val="20"/>
        </w:rPr>
        <w:t>f</w:t>
      </w:r>
      <w:r w:rsidR="00132261">
        <w:rPr>
          <w:rFonts w:cs="Arial"/>
          <w:szCs w:val="20"/>
        </w:rPr>
        <w:t xml:space="preserve"> the KO file is empty (</w:t>
      </w:r>
      <w:r w:rsidR="00B97EC4">
        <w:rPr>
          <w:rFonts w:cs="Arial"/>
          <w:szCs w:val="20"/>
        </w:rPr>
        <w:t xml:space="preserve">i.e. </w:t>
      </w:r>
      <w:r w:rsidR="00132261">
        <w:rPr>
          <w:rFonts w:cs="Arial"/>
          <w:szCs w:val="20"/>
        </w:rPr>
        <w:t>contains only the tag “&lt;Observations /&gt;”) the module end</w:t>
      </w:r>
      <w:r w:rsidR="00B97EC4">
        <w:rPr>
          <w:rFonts w:cs="Arial"/>
          <w:szCs w:val="20"/>
        </w:rPr>
        <w:t>s</w:t>
      </w:r>
      <w:r w:rsidR="00132261">
        <w:rPr>
          <w:rFonts w:cs="Arial"/>
          <w:szCs w:val="20"/>
        </w:rPr>
        <w:t xml:space="preserve"> the run without execut</w:t>
      </w:r>
      <w:r w:rsidR="00B97EC4">
        <w:rPr>
          <w:rFonts w:cs="Arial"/>
          <w:szCs w:val="20"/>
        </w:rPr>
        <w:t>ing</w:t>
      </w:r>
      <w:r w:rsidR="00132261">
        <w:rPr>
          <w:rFonts w:cs="Arial"/>
          <w:szCs w:val="20"/>
        </w:rPr>
        <w:t xml:space="preserve"> any checks.</w:t>
      </w:r>
    </w:p>
    <w:p w14:paraId="3C6C0EC8" w14:textId="77777777" w:rsidR="00934EAB" w:rsidRPr="0048247D" w:rsidRDefault="00934EAB" w:rsidP="00934EAB">
      <w:pPr>
        <w:pStyle w:val="JRCLevel-3title"/>
        <w:numPr>
          <w:ilvl w:val="0"/>
          <w:numId w:val="0"/>
        </w:numPr>
        <w:rPr>
          <w:ins w:id="318" w:author="Account Microsoft" w:date="2021-03-02T15:03:00Z"/>
        </w:rPr>
      </w:pPr>
      <w:bookmarkStart w:id="319" w:name="_Toc68684800"/>
      <w:ins w:id="320" w:author="Account Microsoft" w:date="2021-03-02T15:03:00Z">
        <w:r>
          <w:t>3.4</w:t>
        </w:r>
        <w:r w:rsidRPr="0048247D">
          <w:t xml:space="preserve">.1 </w:t>
        </w:r>
        <w:r>
          <w:t>Exceptions management</w:t>
        </w:r>
        <w:bookmarkEnd w:id="319"/>
      </w:ins>
    </w:p>
    <w:p w14:paraId="187FDB03" w14:textId="77777777" w:rsidR="00934EAB" w:rsidRDefault="00934EAB" w:rsidP="00934EAB">
      <w:pPr>
        <w:rPr>
          <w:ins w:id="321" w:author="Account Microsoft" w:date="2021-03-02T15:03:00Z"/>
          <w:rFonts w:cs="Arial"/>
          <w:szCs w:val="20"/>
        </w:rPr>
      </w:pPr>
      <w:ins w:id="322" w:author="Account Microsoft" w:date="2021-03-02T15:03:00Z">
        <w:r>
          <w:rPr>
            <w:rFonts w:cs="Arial"/>
            <w:szCs w:val="20"/>
          </w:rPr>
          <w:t>The HeavyChecks module can manage exceptions for all its checks. All these exceptions are configured in the file HeavyChecks.Exceptions.xml, stored in the configuration path (specified into the command line of the module through the “-c” option).</w:t>
        </w:r>
      </w:ins>
    </w:p>
    <w:p w14:paraId="7C01B915" w14:textId="77777777" w:rsidR="00934EAB" w:rsidRDefault="00934EAB" w:rsidP="00934EAB">
      <w:pPr>
        <w:rPr>
          <w:ins w:id="323" w:author="Account Microsoft" w:date="2021-03-02T15:03:00Z"/>
          <w:rFonts w:cs="Arial"/>
          <w:szCs w:val="20"/>
        </w:rPr>
      </w:pPr>
      <w:ins w:id="324" w:author="Account Microsoft" w:date="2021-03-02T15:03:00Z">
        <w:r>
          <w:rPr>
            <w:rFonts w:cs="Arial"/>
            <w:szCs w:val="20"/>
          </w:rPr>
          <w:t>The structure of the XML exceptions is the following one:</w:t>
        </w:r>
      </w:ins>
    </w:p>
    <w:p w14:paraId="69266744" w14:textId="77777777" w:rsidR="00934EAB" w:rsidRPr="00861BFE" w:rsidRDefault="00934EAB" w:rsidP="00934EAB">
      <w:pPr>
        <w:rPr>
          <w:ins w:id="325" w:author="Account Microsoft" w:date="2021-03-02T15:03:00Z"/>
          <w:rFonts w:cs="Arial"/>
          <w:szCs w:val="20"/>
        </w:rPr>
      </w:pPr>
      <w:ins w:id="326" w:author="Account Microsoft" w:date="2021-03-02T15:03:00Z">
        <w:r w:rsidRPr="00861BFE">
          <w:rPr>
            <w:rFonts w:cs="Arial"/>
            <w:szCs w:val="20"/>
          </w:rPr>
          <w:t>&lt;Exceptions&gt;</w:t>
        </w:r>
      </w:ins>
    </w:p>
    <w:p w14:paraId="015499A9" w14:textId="77777777" w:rsidR="00934EAB" w:rsidRPr="00861BFE" w:rsidRDefault="00934EAB" w:rsidP="00934EAB">
      <w:pPr>
        <w:rPr>
          <w:ins w:id="327" w:author="Account Microsoft" w:date="2021-03-02T15:03:00Z"/>
          <w:rFonts w:cs="Arial"/>
          <w:szCs w:val="20"/>
        </w:rPr>
      </w:pPr>
      <w:ins w:id="328" w:author="Account Microsoft" w:date="2021-03-02T15:03:00Z">
        <w:r w:rsidRPr="00861BFE">
          <w:rPr>
            <w:rFonts w:cs="Arial"/>
            <w:szCs w:val="20"/>
          </w:rPr>
          <w:tab/>
          <w:t>&lt;Exception&gt;</w:t>
        </w:r>
      </w:ins>
    </w:p>
    <w:p w14:paraId="2597A8D6" w14:textId="77777777" w:rsidR="00934EAB" w:rsidRPr="00861BFE" w:rsidRDefault="00934EAB" w:rsidP="00934EAB">
      <w:pPr>
        <w:rPr>
          <w:ins w:id="329" w:author="Account Microsoft" w:date="2021-03-02T15:03:00Z"/>
          <w:rFonts w:cs="Arial"/>
          <w:szCs w:val="20"/>
        </w:rPr>
      </w:pPr>
      <w:ins w:id="330" w:author="Account Microsoft" w:date="2021-03-02T15:03:00Z">
        <w:r w:rsidRPr="00861BFE">
          <w:rPr>
            <w:rFonts w:cs="Arial"/>
            <w:szCs w:val="20"/>
          </w:rPr>
          <w:tab/>
        </w:r>
        <w:r w:rsidRPr="00861BFE">
          <w:rPr>
            <w:rFonts w:cs="Arial"/>
            <w:szCs w:val="20"/>
          </w:rPr>
          <w:tab/>
          <w:t>&lt;Description&gt;Mountain Station - Maximum Temperature&lt;/Description&gt;</w:t>
        </w:r>
      </w:ins>
    </w:p>
    <w:p w14:paraId="4634D550" w14:textId="77777777" w:rsidR="00934EAB" w:rsidRPr="00861BFE" w:rsidRDefault="00934EAB" w:rsidP="00934EAB">
      <w:pPr>
        <w:rPr>
          <w:ins w:id="331" w:author="Account Microsoft" w:date="2021-03-02T15:03:00Z"/>
          <w:rFonts w:cs="Arial"/>
          <w:szCs w:val="20"/>
        </w:rPr>
      </w:pPr>
      <w:ins w:id="332" w:author="Account Microsoft" w:date="2021-03-02T15:03:00Z">
        <w:r w:rsidRPr="00861BFE">
          <w:rPr>
            <w:rFonts w:cs="Arial"/>
            <w:szCs w:val="20"/>
          </w:rPr>
          <w:tab/>
        </w:r>
        <w:r w:rsidRPr="00861BFE">
          <w:rPr>
            <w:rFonts w:cs="Arial"/>
            <w:szCs w:val="20"/>
          </w:rPr>
          <w:tab/>
          <w:t>&lt;Error Property="TX" Code="001" /&gt;</w:t>
        </w:r>
      </w:ins>
    </w:p>
    <w:p w14:paraId="73E82C8C" w14:textId="77777777" w:rsidR="00934EAB" w:rsidRPr="00861BFE" w:rsidRDefault="00934EAB" w:rsidP="00934EAB">
      <w:pPr>
        <w:rPr>
          <w:ins w:id="333" w:author="Account Microsoft" w:date="2021-03-02T15:03:00Z"/>
          <w:rFonts w:cs="Arial"/>
          <w:szCs w:val="20"/>
        </w:rPr>
      </w:pPr>
      <w:ins w:id="334" w:author="Account Microsoft" w:date="2021-03-02T15:03:00Z">
        <w:r w:rsidRPr="00861BFE">
          <w:rPr>
            <w:rFonts w:cs="Arial"/>
            <w:szCs w:val="20"/>
          </w:rPr>
          <w:tab/>
        </w:r>
        <w:r w:rsidRPr="00861BFE">
          <w:rPr>
            <w:rFonts w:cs="Arial"/>
            <w:szCs w:val="20"/>
          </w:rPr>
          <w:tab/>
          <w:t>&lt;Property Name="TX"&gt;</w:t>
        </w:r>
      </w:ins>
    </w:p>
    <w:p w14:paraId="2D01EE26" w14:textId="77777777" w:rsidR="00934EAB" w:rsidRPr="00861BFE" w:rsidRDefault="00934EAB" w:rsidP="00934EAB">
      <w:pPr>
        <w:rPr>
          <w:ins w:id="335" w:author="Account Microsoft" w:date="2021-03-02T15:03:00Z"/>
          <w:rFonts w:cs="Arial"/>
          <w:szCs w:val="20"/>
        </w:rPr>
      </w:pPr>
      <w:ins w:id="336" w:author="Account Microsoft" w:date="2021-03-02T15:03:00Z">
        <w:r w:rsidRPr="00861BFE">
          <w:rPr>
            <w:rFonts w:cs="Arial"/>
            <w:szCs w:val="20"/>
          </w:rPr>
          <w:tab/>
        </w:r>
        <w:r w:rsidRPr="00861BFE">
          <w:rPr>
            <w:rFonts w:cs="Arial"/>
            <w:szCs w:val="20"/>
          </w:rPr>
          <w:tab/>
        </w:r>
        <w:r w:rsidRPr="00861BFE">
          <w:rPr>
            <w:rFonts w:cs="Arial"/>
            <w:szCs w:val="20"/>
          </w:rPr>
          <w:tab/>
          <w:t>&lt;Condition Type="Include" Target="Value" MinEqual="-40" MaxEqual="50" /&gt;</w:t>
        </w:r>
      </w:ins>
    </w:p>
    <w:p w14:paraId="3E19E1E0" w14:textId="77777777" w:rsidR="00934EAB" w:rsidRPr="00861BFE" w:rsidRDefault="00934EAB" w:rsidP="00934EAB">
      <w:pPr>
        <w:rPr>
          <w:ins w:id="337" w:author="Account Microsoft" w:date="2021-03-02T15:03:00Z"/>
          <w:rFonts w:cs="Arial"/>
          <w:szCs w:val="20"/>
        </w:rPr>
      </w:pPr>
      <w:ins w:id="338" w:author="Account Microsoft" w:date="2021-03-02T15:03:00Z">
        <w:r w:rsidRPr="00861BFE">
          <w:rPr>
            <w:rFonts w:cs="Arial"/>
            <w:szCs w:val="20"/>
          </w:rPr>
          <w:tab/>
        </w:r>
        <w:r w:rsidRPr="00861BFE">
          <w:rPr>
            <w:rFonts w:cs="Arial"/>
            <w:szCs w:val="20"/>
          </w:rPr>
          <w:tab/>
          <w:t>&lt;/Property&gt;</w:t>
        </w:r>
      </w:ins>
    </w:p>
    <w:p w14:paraId="01FB1F74" w14:textId="77777777" w:rsidR="00934EAB" w:rsidRPr="00861BFE" w:rsidRDefault="00934EAB" w:rsidP="00934EAB">
      <w:pPr>
        <w:rPr>
          <w:ins w:id="339" w:author="Account Microsoft" w:date="2021-03-02T15:03:00Z"/>
          <w:rFonts w:cs="Arial"/>
          <w:szCs w:val="20"/>
        </w:rPr>
      </w:pPr>
      <w:ins w:id="340" w:author="Account Microsoft" w:date="2021-03-02T15:03:00Z">
        <w:r w:rsidRPr="00861BFE">
          <w:rPr>
            <w:rFonts w:cs="Arial"/>
            <w:szCs w:val="20"/>
          </w:rPr>
          <w:tab/>
        </w:r>
        <w:r w:rsidRPr="00861BFE">
          <w:rPr>
            <w:rFonts w:cs="Arial"/>
            <w:szCs w:val="20"/>
          </w:rPr>
          <w:tab/>
          <w:t>&lt;Condition Type="Include" Target="Altitude" MinEqual="1000" /&gt;</w:t>
        </w:r>
      </w:ins>
    </w:p>
    <w:p w14:paraId="19F246C9" w14:textId="77777777" w:rsidR="00934EAB" w:rsidRPr="00861BFE" w:rsidRDefault="00934EAB" w:rsidP="00934EAB">
      <w:pPr>
        <w:rPr>
          <w:ins w:id="341" w:author="Account Microsoft" w:date="2021-03-02T15:03:00Z"/>
          <w:rFonts w:cs="Arial"/>
          <w:szCs w:val="20"/>
        </w:rPr>
      </w:pPr>
      <w:ins w:id="342" w:author="Account Microsoft" w:date="2021-03-02T15:03:00Z">
        <w:r w:rsidRPr="00861BFE">
          <w:rPr>
            <w:rFonts w:cs="Arial"/>
            <w:szCs w:val="20"/>
          </w:rPr>
          <w:tab/>
          <w:t>&lt;/Exception&gt;</w:t>
        </w:r>
      </w:ins>
    </w:p>
    <w:p w14:paraId="7E9255D9" w14:textId="77777777" w:rsidR="00934EAB" w:rsidRPr="00861BFE" w:rsidRDefault="00934EAB" w:rsidP="00934EAB">
      <w:pPr>
        <w:rPr>
          <w:ins w:id="343" w:author="Account Microsoft" w:date="2021-03-02T15:03:00Z"/>
          <w:rFonts w:cs="Arial"/>
          <w:szCs w:val="20"/>
        </w:rPr>
      </w:pPr>
      <w:ins w:id="344" w:author="Account Microsoft" w:date="2021-03-02T15:03:00Z">
        <w:r w:rsidRPr="00861BFE">
          <w:rPr>
            <w:rFonts w:cs="Arial"/>
            <w:szCs w:val="20"/>
          </w:rPr>
          <w:tab/>
          <w:t>&lt;Exception&gt;</w:t>
        </w:r>
      </w:ins>
    </w:p>
    <w:p w14:paraId="4EF46BF4" w14:textId="77777777" w:rsidR="00934EAB" w:rsidRPr="00861BFE" w:rsidRDefault="00934EAB" w:rsidP="00934EAB">
      <w:pPr>
        <w:rPr>
          <w:ins w:id="345" w:author="Account Microsoft" w:date="2021-03-02T15:03:00Z"/>
          <w:rFonts w:cs="Arial"/>
          <w:szCs w:val="20"/>
        </w:rPr>
      </w:pPr>
      <w:ins w:id="346" w:author="Account Microsoft" w:date="2021-03-02T15:03:00Z">
        <w:r w:rsidRPr="00861BFE">
          <w:rPr>
            <w:rFonts w:cs="Arial"/>
            <w:szCs w:val="20"/>
          </w:rPr>
          <w:tab/>
        </w:r>
        <w:r w:rsidRPr="00861BFE">
          <w:rPr>
            <w:rFonts w:cs="Arial"/>
            <w:szCs w:val="20"/>
          </w:rPr>
          <w:tab/>
          <w:t>&lt;Description&gt;Rusia &amp;amp; Kazakhstan - Maximum Temperature&lt;/Description&gt;</w:t>
        </w:r>
      </w:ins>
    </w:p>
    <w:p w14:paraId="11DE4EE1" w14:textId="77777777" w:rsidR="00934EAB" w:rsidRPr="00861BFE" w:rsidRDefault="00934EAB" w:rsidP="00934EAB">
      <w:pPr>
        <w:rPr>
          <w:ins w:id="347" w:author="Account Microsoft" w:date="2021-03-02T15:03:00Z"/>
          <w:rFonts w:cs="Arial"/>
          <w:szCs w:val="20"/>
        </w:rPr>
      </w:pPr>
      <w:ins w:id="348" w:author="Account Microsoft" w:date="2021-03-02T15:03:00Z">
        <w:r w:rsidRPr="00861BFE">
          <w:rPr>
            <w:rFonts w:cs="Arial"/>
            <w:szCs w:val="20"/>
          </w:rPr>
          <w:tab/>
        </w:r>
        <w:r w:rsidRPr="00861BFE">
          <w:rPr>
            <w:rFonts w:cs="Arial"/>
            <w:szCs w:val="20"/>
          </w:rPr>
          <w:tab/>
          <w:t>&lt;Error Property="TX" Code="001" /&gt;</w:t>
        </w:r>
      </w:ins>
    </w:p>
    <w:p w14:paraId="1884BC0C" w14:textId="77777777" w:rsidR="00934EAB" w:rsidRPr="00861BFE" w:rsidRDefault="00934EAB" w:rsidP="00934EAB">
      <w:pPr>
        <w:rPr>
          <w:ins w:id="349" w:author="Account Microsoft" w:date="2021-03-02T15:03:00Z"/>
          <w:rFonts w:cs="Arial"/>
          <w:szCs w:val="20"/>
        </w:rPr>
      </w:pPr>
      <w:ins w:id="350" w:author="Account Microsoft" w:date="2021-03-02T15:03:00Z">
        <w:r w:rsidRPr="00861BFE">
          <w:rPr>
            <w:rFonts w:cs="Arial"/>
            <w:szCs w:val="20"/>
          </w:rPr>
          <w:lastRenderedPageBreak/>
          <w:tab/>
        </w:r>
        <w:r w:rsidRPr="00861BFE">
          <w:rPr>
            <w:rFonts w:cs="Arial"/>
            <w:szCs w:val="20"/>
          </w:rPr>
          <w:tab/>
          <w:t>&lt;Property Name="TX"&gt;</w:t>
        </w:r>
      </w:ins>
    </w:p>
    <w:p w14:paraId="372ED594" w14:textId="77777777" w:rsidR="00934EAB" w:rsidRPr="00861BFE" w:rsidRDefault="00934EAB" w:rsidP="00934EAB">
      <w:pPr>
        <w:rPr>
          <w:ins w:id="351" w:author="Account Microsoft" w:date="2021-03-02T15:03:00Z"/>
          <w:rFonts w:cs="Arial"/>
          <w:szCs w:val="20"/>
        </w:rPr>
      </w:pPr>
      <w:ins w:id="352" w:author="Account Microsoft" w:date="2021-03-02T15:03:00Z">
        <w:r w:rsidRPr="00861BFE">
          <w:rPr>
            <w:rFonts w:cs="Arial"/>
            <w:szCs w:val="20"/>
          </w:rPr>
          <w:tab/>
        </w:r>
        <w:r w:rsidRPr="00861BFE">
          <w:rPr>
            <w:rFonts w:cs="Arial"/>
            <w:szCs w:val="20"/>
          </w:rPr>
          <w:tab/>
        </w:r>
        <w:r w:rsidRPr="00861BFE">
          <w:rPr>
            <w:rFonts w:cs="Arial"/>
            <w:szCs w:val="20"/>
          </w:rPr>
          <w:tab/>
          <w:t>&lt;Condition Type="Include" Target="Value" MinEqual="-40" MaxEqual="50" /&gt;</w:t>
        </w:r>
      </w:ins>
    </w:p>
    <w:p w14:paraId="1AC4519B" w14:textId="77777777" w:rsidR="00934EAB" w:rsidRPr="00861BFE" w:rsidRDefault="00934EAB" w:rsidP="00934EAB">
      <w:pPr>
        <w:rPr>
          <w:ins w:id="353" w:author="Account Microsoft" w:date="2021-03-02T15:03:00Z"/>
          <w:rFonts w:cs="Arial"/>
          <w:szCs w:val="20"/>
        </w:rPr>
      </w:pPr>
      <w:ins w:id="354" w:author="Account Microsoft" w:date="2021-03-02T15:03:00Z">
        <w:r w:rsidRPr="00861BFE">
          <w:rPr>
            <w:rFonts w:cs="Arial"/>
            <w:szCs w:val="20"/>
          </w:rPr>
          <w:tab/>
        </w:r>
        <w:r w:rsidRPr="00861BFE">
          <w:rPr>
            <w:rFonts w:cs="Arial"/>
            <w:szCs w:val="20"/>
          </w:rPr>
          <w:tab/>
          <w:t>&lt;/Property&gt;</w:t>
        </w:r>
      </w:ins>
    </w:p>
    <w:p w14:paraId="787B5BAE" w14:textId="77777777" w:rsidR="00934EAB" w:rsidRPr="00861BFE" w:rsidRDefault="00934EAB" w:rsidP="00934EAB">
      <w:pPr>
        <w:rPr>
          <w:ins w:id="355" w:author="Account Microsoft" w:date="2021-03-02T15:03:00Z"/>
          <w:rFonts w:cs="Arial"/>
          <w:szCs w:val="20"/>
        </w:rPr>
      </w:pPr>
      <w:ins w:id="356" w:author="Account Microsoft" w:date="2021-03-02T15:03:00Z">
        <w:r w:rsidRPr="00861BFE">
          <w:rPr>
            <w:rFonts w:cs="Arial"/>
            <w:szCs w:val="20"/>
          </w:rPr>
          <w:tab/>
        </w:r>
        <w:r w:rsidRPr="00861BFE">
          <w:rPr>
            <w:rFonts w:cs="Arial"/>
            <w:szCs w:val="20"/>
          </w:rPr>
          <w:tab/>
          <w:t>&lt;Condition Type="Include" Target="Latitude" MinEqual="40" /&gt;</w:t>
        </w:r>
      </w:ins>
    </w:p>
    <w:p w14:paraId="2F792124" w14:textId="77777777" w:rsidR="00934EAB" w:rsidRPr="00861BFE" w:rsidRDefault="00934EAB" w:rsidP="00934EAB">
      <w:pPr>
        <w:rPr>
          <w:ins w:id="357" w:author="Account Microsoft" w:date="2021-03-02T15:03:00Z"/>
          <w:rFonts w:cs="Arial"/>
          <w:szCs w:val="20"/>
        </w:rPr>
      </w:pPr>
      <w:ins w:id="358" w:author="Account Microsoft" w:date="2021-03-02T15:03:00Z">
        <w:r w:rsidRPr="00861BFE">
          <w:rPr>
            <w:rFonts w:cs="Arial"/>
            <w:szCs w:val="20"/>
          </w:rPr>
          <w:tab/>
        </w:r>
        <w:r w:rsidRPr="00861BFE">
          <w:rPr>
            <w:rFonts w:cs="Arial"/>
            <w:szCs w:val="20"/>
          </w:rPr>
          <w:tab/>
          <w:t>&lt;Condition Type="Include" Target="Longitude" MinEqual="42" /&gt;</w:t>
        </w:r>
      </w:ins>
    </w:p>
    <w:p w14:paraId="54F93087" w14:textId="77777777" w:rsidR="00934EAB" w:rsidRPr="00861BFE" w:rsidRDefault="00934EAB" w:rsidP="00934EAB">
      <w:pPr>
        <w:rPr>
          <w:ins w:id="359" w:author="Account Microsoft" w:date="2021-03-02T15:03:00Z"/>
          <w:rFonts w:cs="Arial"/>
          <w:szCs w:val="20"/>
        </w:rPr>
      </w:pPr>
      <w:ins w:id="360" w:author="Account Microsoft" w:date="2021-03-02T15:03:00Z">
        <w:r w:rsidRPr="00861BFE">
          <w:rPr>
            <w:rFonts w:cs="Arial"/>
            <w:szCs w:val="20"/>
          </w:rPr>
          <w:tab/>
          <w:t>&lt;/Exception&gt;</w:t>
        </w:r>
        <w:r w:rsidRPr="00861BFE">
          <w:rPr>
            <w:rFonts w:cs="Arial"/>
            <w:szCs w:val="20"/>
          </w:rPr>
          <w:tab/>
        </w:r>
      </w:ins>
    </w:p>
    <w:p w14:paraId="76C78BB3" w14:textId="77777777" w:rsidR="00934EAB" w:rsidRDefault="00934EAB" w:rsidP="00934EAB">
      <w:pPr>
        <w:rPr>
          <w:ins w:id="361" w:author="Account Microsoft" w:date="2021-03-02T15:03:00Z"/>
          <w:rFonts w:cs="Arial"/>
          <w:szCs w:val="20"/>
        </w:rPr>
      </w:pPr>
      <w:ins w:id="362" w:author="Account Microsoft" w:date="2021-03-02T15:03:00Z">
        <w:r w:rsidRPr="00861BFE">
          <w:rPr>
            <w:rFonts w:cs="Arial"/>
            <w:szCs w:val="20"/>
          </w:rPr>
          <w:t>&lt;/Exceptions&gt;</w:t>
        </w:r>
      </w:ins>
    </w:p>
    <w:p w14:paraId="60473801" w14:textId="77777777" w:rsidR="00934EAB" w:rsidRDefault="00934EAB" w:rsidP="00934EAB">
      <w:pPr>
        <w:rPr>
          <w:ins w:id="363" w:author="Account Microsoft" w:date="2021-03-02T15:03:00Z"/>
          <w:rFonts w:cs="Arial"/>
          <w:szCs w:val="20"/>
        </w:rPr>
      </w:pPr>
    </w:p>
    <w:p w14:paraId="273C6072" w14:textId="77777777" w:rsidR="00934EAB" w:rsidRDefault="00934EAB" w:rsidP="00934EAB">
      <w:pPr>
        <w:rPr>
          <w:ins w:id="364" w:author="Account Microsoft" w:date="2021-03-02T15:03:00Z"/>
          <w:rFonts w:cs="Arial"/>
          <w:szCs w:val="20"/>
        </w:rPr>
      </w:pPr>
      <w:ins w:id="365" w:author="Account Microsoft" w:date="2021-03-02T15:03:00Z">
        <w:r>
          <w:rPr>
            <w:rFonts w:cs="Arial"/>
            <w:szCs w:val="20"/>
          </w:rPr>
          <w:t>Tags explanation:</w:t>
        </w:r>
      </w:ins>
    </w:p>
    <w:p w14:paraId="524CC656" w14:textId="77777777" w:rsidR="00934EAB" w:rsidRPr="00AD572D" w:rsidRDefault="00934EAB">
      <w:pPr>
        <w:pStyle w:val="Paragrafoelenco"/>
        <w:rPr>
          <w:ins w:id="366" w:author="Account Microsoft" w:date="2021-03-02T15:03:00Z"/>
        </w:rPr>
      </w:pPr>
      <w:ins w:id="367" w:author="Account Microsoft" w:date="2021-03-02T15:03:00Z">
        <w:r w:rsidRPr="004A0C20">
          <w:t xml:space="preserve">Error =&gt; </w:t>
        </w:r>
        <w:r>
          <w:t xml:space="preserve">it </w:t>
        </w:r>
        <w:r w:rsidRPr="004A0C20">
          <w:t>configure</w:t>
        </w:r>
        <w:r>
          <w:t>s</w:t>
        </w:r>
        <w:r w:rsidRPr="004A0C20">
          <w:t xml:space="preserve"> the </w:t>
        </w:r>
        <w:r w:rsidRPr="00AD572D">
          <w:t>error f</w:t>
        </w:r>
        <w:r w:rsidRPr="006F4CD1">
          <w:t>or which the exception is valid. Tw</w:t>
        </w:r>
        <w:r>
          <w:t>o</w:t>
        </w:r>
        <w:r w:rsidRPr="006F4CD1">
          <w:t xml:space="preserve"> attributes </w:t>
        </w:r>
        <w:r>
          <w:t xml:space="preserve">(mandatory) </w:t>
        </w:r>
        <w:r w:rsidRPr="004A0C20">
          <w:t xml:space="preserve">can </w:t>
        </w:r>
        <w:r>
          <w:t xml:space="preserve">be </w:t>
        </w:r>
        <w:r w:rsidRPr="004A0C20">
          <w:t>use</w:t>
        </w:r>
        <w:r>
          <w:t>d</w:t>
        </w:r>
        <w:r w:rsidRPr="004A0C20">
          <w:t xml:space="preserve"> for this tag:</w:t>
        </w:r>
      </w:ins>
    </w:p>
    <w:p w14:paraId="6661B1AC" w14:textId="77777777" w:rsidR="00934EAB" w:rsidRDefault="00934EAB">
      <w:pPr>
        <w:pStyle w:val="Paragrafoelenco"/>
        <w:numPr>
          <w:ilvl w:val="1"/>
          <w:numId w:val="51"/>
        </w:numPr>
        <w:rPr>
          <w:ins w:id="368" w:author="Account Microsoft" w:date="2021-03-02T15:03:00Z"/>
        </w:rPr>
      </w:pPr>
      <w:ins w:id="369" w:author="Account Microsoft" w:date="2021-03-02T15:03:00Z">
        <w:r>
          <w:t>Property: name of the property for which the error is raised</w:t>
        </w:r>
      </w:ins>
    </w:p>
    <w:p w14:paraId="4CEA0AEB" w14:textId="77777777" w:rsidR="00934EAB" w:rsidRDefault="00934EAB">
      <w:pPr>
        <w:pStyle w:val="Paragrafoelenco"/>
        <w:numPr>
          <w:ilvl w:val="1"/>
          <w:numId w:val="51"/>
        </w:numPr>
        <w:rPr>
          <w:ins w:id="370" w:author="Account Microsoft" w:date="2021-03-02T15:03:00Z"/>
        </w:rPr>
      </w:pPr>
      <w:ins w:id="371" w:author="Account Microsoft" w:date="2021-03-02T15:03:00Z">
        <w:r>
          <w:t>Code: error code</w:t>
        </w:r>
      </w:ins>
    </w:p>
    <w:p w14:paraId="49B1C7BD" w14:textId="77777777" w:rsidR="00934EAB" w:rsidRDefault="00934EAB">
      <w:pPr>
        <w:pStyle w:val="Paragrafoelenco"/>
        <w:rPr>
          <w:ins w:id="372" w:author="Account Microsoft" w:date="2021-03-02T15:03:00Z"/>
        </w:rPr>
      </w:pPr>
      <w:ins w:id="373" w:author="Account Microsoft" w:date="2021-03-02T15:03:00Z">
        <w:r>
          <w:t>Property =&gt; it defines the property for which the exception is configured. More than one Property tag can be configured. In case the exception contains more tags Property their evaluation is performed by using  an AND logical relation. The Property tag must contain the attribute Name with the name of the property.</w:t>
        </w:r>
      </w:ins>
    </w:p>
    <w:p w14:paraId="44488CDB" w14:textId="77777777" w:rsidR="00934EAB" w:rsidRDefault="00934EAB">
      <w:pPr>
        <w:pStyle w:val="Paragrafoelenco"/>
        <w:rPr>
          <w:ins w:id="374" w:author="Account Microsoft" w:date="2021-03-02T15:03:00Z"/>
        </w:rPr>
      </w:pPr>
      <w:ins w:id="375" w:author="Account Microsoft" w:date="2021-03-02T15:03:00Z">
        <w:r>
          <w:t>Condition =&gt; it defines a condition to check, related to a property or to a specific target:</w:t>
        </w:r>
      </w:ins>
    </w:p>
    <w:p w14:paraId="2E507651" w14:textId="77777777" w:rsidR="00934EAB" w:rsidRDefault="00934EAB">
      <w:pPr>
        <w:pStyle w:val="Paragrafoelenco"/>
        <w:numPr>
          <w:ilvl w:val="1"/>
          <w:numId w:val="51"/>
        </w:numPr>
        <w:rPr>
          <w:ins w:id="376" w:author="Account Microsoft" w:date="2021-03-02T15:03:00Z"/>
        </w:rPr>
      </w:pPr>
      <w:ins w:id="377" w:author="Account Microsoft" w:date="2021-03-02T15:03:00Z">
        <w:r>
          <w:t>Target: it defines the attributes related to the property or to the station to be verified:</w:t>
        </w:r>
      </w:ins>
    </w:p>
    <w:p w14:paraId="5FD7C336" w14:textId="77777777" w:rsidR="00934EAB" w:rsidRDefault="00934EAB">
      <w:pPr>
        <w:pStyle w:val="Paragrafoelenco"/>
        <w:numPr>
          <w:ilvl w:val="2"/>
          <w:numId w:val="51"/>
        </w:numPr>
        <w:rPr>
          <w:ins w:id="378" w:author="Account Microsoft" w:date="2021-03-02T15:03:00Z"/>
        </w:rPr>
      </w:pPr>
      <w:ins w:id="379" w:author="Account Microsoft" w:date="2021-03-02T15:03:00Z">
        <w:r>
          <w:t>Value = value of the property specified in the Property@Name</w:t>
        </w:r>
      </w:ins>
    </w:p>
    <w:p w14:paraId="7368DAE3" w14:textId="77777777" w:rsidR="00934EAB" w:rsidRDefault="00934EAB">
      <w:pPr>
        <w:pStyle w:val="Paragrafoelenco"/>
        <w:numPr>
          <w:ilvl w:val="2"/>
          <w:numId w:val="51"/>
        </w:numPr>
        <w:rPr>
          <w:ins w:id="380" w:author="Account Microsoft" w:date="2021-03-02T15:03:00Z"/>
        </w:rPr>
      </w:pPr>
      <w:ins w:id="381" w:author="Account Microsoft" w:date="2021-03-02T15:03:00Z">
        <w:r>
          <w:t>Latitude = latitude of the station</w:t>
        </w:r>
      </w:ins>
    </w:p>
    <w:p w14:paraId="18A2225D" w14:textId="77777777" w:rsidR="00934EAB" w:rsidRDefault="00934EAB">
      <w:pPr>
        <w:pStyle w:val="Paragrafoelenco"/>
        <w:numPr>
          <w:ilvl w:val="2"/>
          <w:numId w:val="51"/>
        </w:numPr>
        <w:rPr>
          <w:ins w:id="382" w:author="Account Microsoft" w:date="2021-03-02T15:03:00Z"/>
        </w:rPr>
      </w:pPr>
      <w:ins w:id="383" w:author="Account Microsoft" w:date="2021-03-02T15:03:00Z">
        <w:r>
          <w:t>Longitude = longitude of the station</w:t>
        </w:r>
      </w:ins>
    </w:p>
    <w:p w14:paraId="1F0D12D8" w14:textId="77777777" w:rsidR="00934EAB" w:rsidRDefault="00934EAB">
      <w:pPr>
        <w:pStyle w:val="Paragrafoelenco"/>
        <w:numPr>
          <w:ilvl w:val="2"/>
          <w:numId w:val="51"/>
        </w:numPr>
        <w:rPr>
          <w:ins w:id="384" w:author="Account Microsoft" w:date="2021-03-02T15:03:00Z"/>
        </w:rPr>
      </w:pPr>
      <w:ins w:id="385" w:author="Account Microsoft" w:date="2021-03-02T15:03:00Z">
        <w:r>
          <w:t>Altitude = altitude of the station</w:t>
        </w:r>
      </w:ins>
    </w:p>
    <w:p w14:paraId="53989FC4" w14:textId="77777777" w:rsidR="00934EAB" w:rsidRDefault="00934EAB">
      <w:pPr>
        <w:pStyle w:val="Paragrafoelenco"/>
        <w:numPr>
          <w:ilvl w:val="1"/>
          <w:numId w:val="51"/>
        </w:numPr>
        <w:rPr>
          <w:ins w:id="386" w:author="Account Microsoft" w:date="2021-03-02T15:03:00Z"/>
        </w:rPr>
      </w:pPr>
      <w:ins w:id="387" w:author="Account Microsoft" w:date="2021-03-02T15:03:00Z">
        <w:r>
          <w:t>Type: it defines how to interpret the condition: “Include” or “Exclude”. The “Exclude” type represents the opposite of “Include”.</w:t>
        </w:r>
      </w:ins>
    </w:p>
    <w:p w14:paraId="2135FDFE" w14:textId="77777777" w:rsidR="00934EAB" w:rsidRDefault="00934EAB">
      <w:pPr>
        <w:pStyle w:val="Paragrafoelenco"/>
        <w:numPr>
          <w:ilvl w:val="1"/>
          <w:numId w:val="51"/>
        </w:numPr>
        <w:rPr>
          <w:ins w:id="388" w:author="Account Microsoft" w:date="2021-03-02T15:03:00Z"/>
        </w:rPr>
      </w:pPr>
      <w:ins w:id="389" w:author="Account Microsoft" w:date="2021-03-02T15:03:00Z">
        <w:r>
          <w:t>Min: it defines a minimum value to compare with (the value to check must be &gt;  Condition@Min)</w:t>
        </w:r>
      </w:ins>
    </w:p>
    <w:p w14:paraId="2F5DC04F" w14:textId="77777777" w:rsidR="00934EAB" w:rsidRDefault="00934EAB">
      <w:pPr>
        <w:pStyle w:val="Paragrafoelenco"/>
        <w:numPr>
          <w:ilvl w:val="1"/>
          <w:numId w:val="51"/>
        </w:numPr>
        <w:rPr>
          <w:ins w:id="390" w:author="Account Microsoft" w:date="2021-03-02T15:03:00Z"/>
        </w:rPr>
      </w:pPr>
      <w:ins w:id="391" w:author="Account Microsoft" w:date="2021-03-02T15:03:00Z">
        <w:r>
          <w:t>MinEqual: minimum or equal comparison (the vale to check must be &gt;=  Condition@MinEqual)</w:t>
        </w:r>
      </w:ins>
    </w:p>
    <w:p w14:paraId="3AA751AB" w14:textId="77777777" w:rsidR="00934EAB" w:rsidRDefault="00934EAB">
      <w:pPr>
        <w:pStyle w:val="Paragrafoelenco"/>
        <w:numPr>
          <w:ilvl w:val="1"/>
          <w:numId w:val="51"/>
        </w:numPr>
        <w:rPr>
          <w:ins w:id="392" w:author="Account Microsoft" w:date="2021-03-02T15:03:00Z"/>
        </w:rPr>
      </w:pPr>
      <w:ins w:id="393" w:author="Account Microsoft" w:date="2021-03-02T15:03:00Z">
        <w:r>
          <w:t>Max: it defines a maximum value to compare with (the value to check must be &lt;  Condition@Max)</w:t>
        </w:r>
      </w:ins>
    </w:p>
    <w:p w14:paraId="3FF4E516" w14:textId="77777777" w:rsidR="00934EAB" w:rsidRDefault="00934EAB">
      <w:pPr>
        <w:pStyle w:val="Paragrafoelenco"/>
        <w:numPr>
          <w:ilvl w:val="1"/>
          <w:numId w:val="51"/>
        </w:numPr>
        <w:rPr>
          <w:ins w:id="394" w:author="Account Microsoft" w:date="2021-03-02T15:03:00Z"/>
        </w:rPr>
      </w:pPr>
      <w:ins w:id="395" w:author="Account Microsoft" w:date="2021-03-02T15:03:00Z">
        <w:r>
          <w:t>MaxEqual: maximum or equal comparison (the value to check must be &lt;=  @ConditionMax)</w:t>
        </w:r>
      </w:ins>
    </w:p>
    <w:p w14:paraId="31056046" w14:textId="77777777" w:rsidR="00934EAB" w:rsidRDefault="00934EAB">
      <w:pPr>
        <w:pStyle w:val="Paragrafoelenco"/>
        <w:numPr>
          <w:ilvl w:val="1"/>
          <w:numId w:val="51"/>
        </w:numPr>
        <w:rPr>
          <w:ins w:id="396" w:author="Account Microsoft" w:date="2021-03-02T15:03:00Z"/>
        </w:rPr>
      </w:pPr>
      <w:ins w:id="397" w:author="Account Microsoft" w:date="2021-03-02T15:03:00Z">
        <w:r>
          <w:t>Equal: fixed value</w:t>
        </w:r>
      </w:ins>
    </w:p>
    <w:p w14:paraId="364B2AC2" w14:textId="77777777" w:rsidR="00934EAB" w:rsidRPr="004A0C20" w:rsidRDefault="00934EAB">
      <w:pPr>
        <w:pStyle w:val="Paragrafoelenco"/>
        <w:numPr>
          <w:ilvl w:val="1"/>
          <w:numId w:val="51"/>
        </w:numPr>
        <w:rPr>
          <w:ins w:id="398" w:author="Account Microsoft" w:date="2021-03-02T15:03:00Z"/>
        </w:rPr>
      </w:pPr>
      <w:ins w:id="399" w:author="Account Microsoft" w:date="2021-03-02T15:03:00Z">
        <w:r>
          <w:t>In case both Min and Max (or MinEqual and MaxEqual) are present the control  checks that the value lies in the interval (Min, Max) (or [MinEqual, MaxEqual])</w:t>
        </w:r>
      </w:ins>
    </w:p>
    <w:p w14:paraId="7CB41955" w14:textId="77777777" w:rsidR="00934EAB" w:rsidRDefault="00934EAB" w:rsidP="00934EAB">
      <w:pPr>
        <w:rPr>
          <w:ins w:id="400" w:author="Account Microsoft" w:date="2021-03-02T15:03:00Z"/>
          <w:rFonts w:cs="Arial"/>
          <w:szCs w:val="20"/>
        </w:rPr>
      </w:pPr>
      <w:ins w:id="401" w:author="Account Microsoft" w:date="2021-03-02T15:03:00Z">
        <w:r>
          <w:rPr>
            <w:rFonts w:cs="Arial"/>
            <w:szCs w:val="20"/>
          </w:rPr>
          <w:t>All Condition tags in the exceptions are managed by using a logical AND. When at least one exception is verified, the error is not raised and the value is consider correct.</w:t>
        </w:r>
      </w:ins>
    </w:p>
    <w:p w14:paraId="192361C7" w14:textId="77777777" w:rsidR="00861BFE" w:rsidRPr="00132261" w:rsidRDefault="00861BFE" w:rsidP="00861BFE">
      <w:pPr>
        <w:rPr>
          <w:rFonts w:cs="Arial"/>
          <w:szCs w:val="20"/>
        </w:rPr>
      </w:pPr>
      <w:r>
        <w:rPr>
          <w:rFonts w:cs="Arial"/>
          <w:szCs w:val="20"/>
        </w:rPr>
        <w:tab/>
      </w:r>
    </w:p>
    <w:p w14:paraId="7D6ADF03" w14:textId="77777777" w:rsidR="00807229" w:rsidRPr="0042297D" w:rsidRDefault="00807229" w:rsidP="00590FCF">
      <w:pPr>
        <w:pStyle w:val="JRCLevel-2title"/>
        <w:numPr>
          <w:ilvl w:val="0"/>
          <w:numId w:val="0"/>
        </w:numPr>
        <w:ind w:left="576"/>
      </w:pPr>
      <w:bookmarkStart w:id="402" w:name="_Toc68684801"/>
      <w:r w:rsidRPr="0042297D">
        <w:t xml:space="preserve">3.5 </w:t>
      </w:r>
      <w:r w:rsidR="00AC4466" w:rsidRPr="0042297D">
        <w:t>Threshold</w:t>
      </w:r>
      <w:r w:rsidRPr="0042297D">
        <w:t xml:space="preserve"> checks</w:t>
      </w:r>
      <w:bookmarkEnd w:id="402"/>
    </w:p>
    <w:p w14:paraId="07FA807C" w14:textId="48DACE32" w:rsidR="00807229" w:rsidRPr="00F63B3F" w:rsidRDefault="00FD6FF7" w:rsidP="00807229">
      <w:pPr>
        <w:rPr>
          <w:rFonts w:cs="Arial"/>
          <w:szCs w:val="20"/>
        </w:rPr>
      </w:pPr>
      <w:r>
        <w:rPr>
          <w:rFonts w:cs="Arial"/>
          <w:szCs w:val="20"/>
        </w:rPr>
        <w:t xml:space="preserve">On </w:t>
      </w:r>
      <w:r w:rsidR="00AC4466" w:rsidRPr="00F63B3F">
        <w:rPr>
          <w:rFonts w:cs="Arial"/>
          <w:szCs w:val="20"/>
        </w:rPr>
        <w:t xml:space="preserve">the output of </w:t>
      </w:r>
      <w:r>
        <w:rPr>
          <w:rFonts w:cs="Arial"/>
          <w:szCs w:val="20"/>
        </w:rPr>
        <w:t xml:space="preserve">the </w:t>
      </w:r>
      <w:r w:rsidR="00AC4466" w:rsidRPr="00F63B3F">
        <w:rPr>
          <w:rFonts w:cs="Arial"/>
          <w:szCs w:val="20"/>
        </w:rPr>
        <w:t>“HeavyChecks” step</w:t>
      </w:r>
      <w:r w:rsidR="00807229" w:rsidRPr="00F63B3F">
        <w:rPr>
          <w:rFonts w:cs="Arial"/>
          <w:szCs w:val="20"/>
        </w:rPr>
        <w:t xml:space="preserve">, more complex checks </w:t>
      </w:r>
      <w:r>
        <w:rPr>
          <w:rFonts w:cs="Arial"/>
          <w:szCs w:val="20"/>
        </w:rPr>
        <w:t xml:space="preserve">are </w:t>
      </w:r>
      <w:r w:rsidR="00807229" w:rsidRPr="00F63B3F">
        <w:rPr>
          <w:rFonts w:cs="Arial"/>
          <w:szCs w:val="20"/>
        </w:rPr>
        <w:t>execute</w:t>
      </w:r>
      <w:r>
        <w:rPr>
          <w:rFonts w:cs="Arial"/>
          <w:szCs w:val="20"/>
        </w:rPr>
        <w:t>d</w:t>
      </w:r>
      <w:r w:rsidR="00807229" w:rsidRPr="00F63B3F">
        <w:rPr>
          <w:rFonts w:cs="Arial"/>
          <w:szCs w:val="20"/>
        </w:rPr>
        <w:t xml:space="preserve"> </w:t>
      </w:r>
      <w:del w:id="403" w:author="TORETI Andrea (JRC-ISPRA)" w:date="2021-05-06T12:30:00Z">
        <w:r w:rsidDel="007B02EE">
          <w:rPr>
            <w:rFonts w:cs="Arial"/>
            <w:szCs w:val="20"/>
          </w:rPr>
          <w:delText xml:space="preserve"> </w:delText>
        </w:r>
      </w:del>
      <w:r w:rsidR="00B15C5D" w:rsidRPr="00F63B3F">
        <w:rPr>
          <w:rFonts w:cs="Arial"/>
          <w:szCs w:val="20"/>
        </w:rPr>
        <w:t>using the</w:t>
      </w:r>
      <w:r w:rsidR="00AC4466" w:rsidRPr="00F63B3F">
        <w:rPr>
          <w:rFonts w:cs="Arial"/>
          <w:szCs w:val="20"/>
        </w:rPr>
        <w:t xml:space="preserve"> “threshold” files</w:t>
      </w:r>
      <w:r w:rsidR="00807229" w:rsidRPr="00F63B3F">
        <w:rPr>
          <w:rFonts w:cs="Arial"/>
          <w:szCs w:val="20"/>
        </w:rPr>
        <w:t>.</w:t>
      </w:r>
      <w:r w:rsidR="00B15C5D" w:rsidRPr="00F63B3F">
        <w:rPr>
          <w:rFonts w:cs="Arial"/>
          <w:szCs w:val="20"/>
        </w:rPr>
        <w:t xml:space="preserve"> Those file</w:t>
      </w:r>
      <w:r w:rsidR="00570C35" w:rsidRPr="00F63B3F">
        <w:rPr>
          <w:rFonts w:cs="Arial"/>
          <w:szCs w:val="20"/>
        </w:rPr>
        <w:t>s</w:t>
      </w:r>
      <w:r w:rsidR="00B15C5D" w:rsidRPr="00F63B3F">
        <w:rPr>
          <w:rFonts w:cs="Arial"/>
          <w:szCs w:val="20"/>
        </w:rPr>
        <w:t xml:space="preserve"> are create</w:t>
      </w:r>
      <w:r>
        <w:rPr>
          <w:rFonts w:cs="Arial"/>
          <w:szCs w:val="20"/>
        </w:rPr>
        <w:t>d</w:t>
      </w:r>
      <w:r w:rsidR="00B15C5D" w:rsidRPr="00F63B3F">
        <w:rPr>
          <w:rFonts w:cs="Arial"/>
          <w:szCs w:val="20"/>
        </w:rPr>
        <w:t xml:space="preserve"> once </w:t>
      </w:r>
      <w:r w:rsidRPr="009C515C">
        <w:rPr>
          <w:rFonts w:cs="Arial"/>
          <w:i/>
          <w:szCs w:val="20"/>
        </w:rPr>
        <w:t>per</w:t>
      </w:r>
      <w:r w:rsidR="00B15C5D" w:rsidRPr="00F63B3F">
        <w:rPr>
          <w:rFonts w:cs="Arial"/>
          <w:szCs w:val="20"/>
        </w:rPr>
        <w:t xml:space="preserve"> year considering </w:t>
      </w:r>
      <w:r>
        <w:rPr>
          <w:rFonts w:cs="Arial"/>
          <w:szCs w:val="20"/>
        </w:rPr>
        <w:t xml:space="preserve">historical </w:t>
      </w:r>
      <w:r w:rsidR="00B15C5D" w:rsidRPr="00F63B3F">
        <w:rPr>
          <w:rFonts w:cs="Arial"/>
          <w:szCs w:val="20"/>
        </w:rPr>
        <w:t xml:space="preserve">data from </w:t>
      </w:r>
      <w:r w:rsidR="00570C35" w:rsidRPr="00F63B3F">
        <w:rPr>
          <w:rFonts w:cs="Arial"/>
          <w:szCs w:val="20"/>
        </w:rPr>
        <w:t xml:space="preserve">past years </w:t>
      </w:r>
      <w:r>
        <w:rPr>
          <w:rFonts w:cs="Arial"/>
          <w:szCs w:val="20"/>
        </w:rPr>
        <w:t xml:space="preserve">and </w:t>
      </w:r>
      <w:r w:rsidR="00570C35" w:rsidRPr="00F63B3F">
        <w:rPr>
          <w:rFonts w:cs="Arial"/>
          <w:szCs w:val="20"/>
        </w:rPr>
        <w:t>the module TGenerator.</w:t>
      </w:r>
    </w:p>
    <w:p w14:paraId="301FDB68" w14:textId="0D253619" w:rsidR="00AC4466" w:rsidRPr="00F63B3F" w:rsidRDefault="00AC4466" w:rsidP="00807229">
      <w:pPr>
        <w:rPr>
          <w:rFonts w:cs="Arial"/>
          <w:szCs w:val="20"/>
        </w:rPr>
      </w:pPr>
      <w:r w:rsidRPr="00F63B3F">
        <w:rPr>
          <w:rFonts w:cs="Arial"/>
          <w:szCs w:val="20"/>
        </w:rPr>
        <w:t>T</w:t>
      </w:r>
      <w:r w:rsidR="00807229" w:rsidRPr="00F63B3F">
        <w:rPr>
          <w:rFonts w:cs="Arial"/>
          <w:szCs w:val="20"/>
        </w:rPr>
        <w:t xml:space="preserve">he </w:t>
      </w:r>
      <w:r w:rsidRPr="00F63B3F">
        <w:rPr>
          <w:rFonts w:cs="Arial"/>
          <w:szCs w:val="20"/>
        </w:rPr>
        <w:t>e</w:t>
      </w:r>
      <w:r w:rsidR="00807229" w:rsidRPr="00F63B3F">
        <w:rPr>
          <w:rFonts w:cs="Arial"/>
          <w:szCs w:val="20"/>
        </w:rPr>
        <w:t>rrors to manage are configure</w:t>
      </w:r>
      <w:r w:rsidR="00FD6FF7">
        <w:rPr>
          <w:rFonts w:cs="Arial"/>
          <w:szCs w:val="20"/>
        </w:rPr>
        <w:t>d</w:t>
      </w:r>
      <w:r w:rsidR="00807229" w:rsidRPr="00F63B3F">
        <w:rPr>
          <w:rFonts w:cs="Arial"/>
          <w:szCs w:val="20"/>
        </w:rPr>
        <w:t xml:space="preserve"> in </w:t>
      </w:r>
      <w:r w:rsidRPr="00F63B3F">
        <w:rPr>
          <w:rFonts w:cs="Arial"/>
          <w:szCs w:val="20"/>
        </w:rPr>
        <w:t>two files:</w:t>
      </w:r>
    </w:p>
    <w:p w14:paraId="5130EDC3" w14:textId="77777777" w:rsidR="00AC4466" w:rsidRDefault="00807229">
      <w:pPr>
        <w:pStyle w:val="Paragrafoelenco"/>
      </w:pPr>
      <w:r w:rsidRPr="00AC4466">
        <w:lastRenderedPageBreak/>
        <w:t>Messages.</w:t>
      </w:r>
      <w:r w:rsidR="00AC4466">
        <w:t>Daily.Threshold</w:t>
      </w:r>
      <w:r w:rsidRPr="00AC4466">
        <w:t>Checks.xml</w:t>
      </w:r>
      <w:r w:rsidR="00AC4466">
        <w:t xml:space="preserve"> (file with daily threshold values)</w:t>
      </w:r>
      <w:r w:rsidRPr="00AC4466">
        <w:t xml:space="preserve">. </w:t>
      </w:r>
    </w:p>
    <w:p w14:paraId="5D1E2888" w14:textId="67992011" w:rsidR="00AC4466" w:rsidRDefault="00AC4466">
      <w:pPr>
        <w:pStyle w:val="Paragrafoelenco"/>
      </w:pPr>
      <w:r>
        <w:t>Messages.Seasons.ThresholdChecks.xml(file with season</w:t>
      </w:r>
      <w:r w:rsidR="00FD6FF7">
        <w:t>al</w:t>
      </w:r>
      <w:r>
        <w:t xml:space="preserve"> threshold values)</w:t>
      </w:r>
    </w:p>
    <w:p w14:paraId="6905C950" w14:textId="675A374F" w:rsidR="00807229" w:rsidRPr="00F63B3F" w:rsidRDefault="00AC4466" w:rsidP="00AC4466">
      <w:pPr>
        <w:rPr>
          <w:rFonts w:cs="Arial"/>
          <w:szCs w:val="20"/>
        </w:rPr>
      </w:pPr>
      <w:r w:rsidRPr="00F63B3F">
        <w:rPr>
          <w:rFonts w:cs="Arial"/>
          <w:szCs w:val="20"/>
        </w:rPr>
        <w:t xml:space="preserve">All </w:t>
      </w:r>
      <w:r w:rsidR="000F2611" w:rsidRPr="00F63B3F">
        <w:rPr>
          <w:rFonts w:cs="Arial"/>
          <w:szCs w:val="20"/>
        </w:rPr>
        <w:t>files</w:t>
      </w:r>
      <w:r w:rsidRPr="00F63B3F">
        <w:rPr>
          <w:rFonts w:cs="Arial"/>
          <w:szCs w:val="20"/>
        </w:rPr>
        <w:t xml:space="preserve"> have </w:t>
      </w:r>
      <w:r w:rsidR="00FD6FF7">
        <w:rPr>
          <w:rFonts w:cs="Arial"/>
          <w:szCs w:val="20"/>
        </w:rPr>
        <w:t xml:space="preserve">the </w:t>
      </w:r>
      <w:r w:rsidRPr="00F63B3F">
        <w:rPr>
          <w:rFonts w:cs="Arial"/>
          <w:szCs w:val="20"/>
        </w:rPr>
        <w:t xml:space="preserve">same structure </w:t>
      </w:r>
      <w:r w:rsidR="00FD6FF7">
        <w:rPr>
          <w:rFonts w:cs="Arial"/>
          <w:szCs w:val="20"/>
        </w:rPr>
        <w:t>w.r.t. the</w:t>
      </w:r>
      <w:r w:rsidRPr="00F63B3F">
        <w:rPr>
          <w:rFonts w:cs="Arial"/>
          <w:szCs w:val="20"/>
        </w:rPr>
        <w:t xml:space="preserve"> messages. </w:t>
      </w:r>
      <w:r w:rsidR="00807229" w:rsidRPr="00F63B3F">
        <w:rPr>
          <w:rFonts w:cs="Arial"/>
          <w:szCs w:val="20"/>
        </w:rPr>
        <w:t xml:space="preserve">Each message has a </w:t>
      </w:r>
      <w:r w:rsidR="00FD6FF7">
        <w:rPr>
          <w:rFonts w:cs="Arial"/>
          <w:szCs w:val="20"/>
        </w:rPr>
        <w:t xml:space="preserve">warning </w:t>
      </w:r>
      <w:r w:rsidR="00807229" w:rsidRPr="00F63B3F">
        <w:rPr>
          <w:rFonts w:cs="Arial"/>
          <w:szCs w:val="20"/>
        </w:rPr>
        <w:t>level that determine</w:t>
      </w:r>
      <w:r w:rsidR="00FD6FF7">
        <w:rPr>
          <w:rFonts w:cs="Arial"/>
          <w:szCs w:val="20"/>
        </w:rPr>
        <w:t>s</w:t>
      </w:r>
      <w:r w:rsidR="00807229" w:rsidRPr="00F63B3F">
        <w:rPr>
          <w:rFonts w:cs="Arial"/>
          <w:szCs w:val="20"/>
        </w:rPr>
        <w:t xml:space="preserve"> how the property value </w:t>
      </w:r>
      <w:r w:rsidR="00FD6FF7">
        <w:rPr>
          <w:rFonts w:cs="Arial"/>
          <w:szCs w:val="20"/>
        </w:rPr>
        <w:t xml:space="preserve">is transferred to </w:t>
      </w:r>
      <w:del w:id="404" w:author="TORETI Andrea (JRC-ISPRA)" w:date="2021-05-06T12:31:00Z">
        <w:r w:rsidR="00807229" w:rsidRPr="00F63B3F" w:rsidDel="007B02EE">
          <w:rPr>
            <w:rFonts w:cs="Arial"/>
            <w:szCs w:val="20"/>
          </w:rPr>
          <w:delText xml:space="preserve">to </w:delText>
        </w:r>
      </w:del>
      <w:r w:rsidR="00FD6FF7">
        <w:rPr>
          <w:rFonts w:cs="Arial"/>
          <w:szCs w:val="20"/>
        </w:rPr>
        <w:t xml:space="preserve">the </w:t>
      </w:r>
      <w:r w:rsidR="00570C35" w:rsidRPr="00F63B3F">
        <w:rPr>
          <w:rFonts w:cs="Arial"/>
          <w:szCs w:val="20"/>
        </w:rPr>
        <w:t>output</w:t>
      </w:r>
      <w:r w:rsidR="00807229" w:rsidRPr="00F63B3F">
        <w:rPr>
          <w:rFonts w:cs="Arial"/>
          <w:szCs w:val="20"/>
        </w:rPr>
        <w:t xml:space="preserve">. Two possible </w:t>
      </w:r>
      <w:r w:rsidR="00FD6FF7">
        <w:rPr>
          <w:rFonts w:cs="Arial"/>
          <w:szCs w:val="20"/>
        </w:rPr>
        <w:t xml:space="preserve">flags </w:t>
      </w:r>
      <w:r w:rsidR="00807229" w:rsidRPr="00F63B3F">
        <w:rPr>
          <w:rFonts w:cs="Arial"/>
          <w:szCs w:val="20"/>
        </w:rPr>
        <w:t xml:space="preserve"> can be configure</w:t>
      </w:r>
      <w:r w:rsidR="00FD6FF7">
        <w:rPr>
          <w:rFonts w:cs="Arial"/>
          <w:szCs w:val="20"/>
        </w:rPr>
        <w:t>d</w:t>
      </w:r>
      <w:r w:rsidR="00807229" w:rsidRPr="00F63B3F">
        <w:rPr>
          <w:rFonts w:cs="Arial"/>
          <w:szCs w:val="20"/>
        </w:rPr>
        <w:t xml:space="preserve"> in the XML file:</w:t>
      </w:r>
    </w:p>
    <w:p w14:paraId="1E08EF16" w14:textId="77777777" w:rsidR="00807229" w:rsidRDefault="00807229">
      <w:pPr>
        <w:pStyle w:val="Paragrafoelenco"/>
      </w:pPr>
      <w:r>
        <w:t>W (wrong value)</w:t>
      </w:r>
    </w:p>
    <w:p w14:paraId="57C8DD7B" w14:textId="77777777" w:rsidR="00807229" w:rsidRDefault="00807229">
      <w:pPr>
        <w:pStyle w:val="Paragrafoelenco"/>
      </w:pPr>
      <w:r>
        <w:t>S (suspicious value)</w:t>
      </w:r>
    </w:p>
    <w:p w14:paraId="4FE5A441" w14:textId="784B6CD2" w:rsidR="000F2611" w:rsidRPr="00F63B3F" w:rsidRDefault="00FD6FF7" w:rsidP="000F2611">
      <w:pPr>
        <w:rPr>
          <w:rFonts w:cs="Arial"/>
          <w:szCs w:val="20"/>
        </w:rPr>
      </w:pPr>
      <w:r>
        <w:rPr>
          <w:rFonts w:cs="Arial"/>
          <w:szCs w:val="20"/>
        </w:rPr>
        <w:t>In</w:t>
      </w:r>
      <w:r w:rsidR="00570C35" w:rsidRPr="00F63B3F">
        <w:rPr>
          <w:rFonts w:cs="Arial"/>
          <w:szCs w:val="20"/>
        </w:rPr>
        <w:t xml:space="preserve"> input</w:t>
      </w:r>
      <w:r w:rsidR="00A919EF" w:rsidRPr="00F63B3F">
        <w:rPr>
          <w:rFonts w:cs="Arial"/>
          <w:szCs w:val="20"/>
        </w:rPr>
        <w:t xml:space="preserve">, the “ThresholdChecks” module </w:t>
      </w:r>
      <w:r>
        <w:rPr>
          <w:rFonts w:cs="Arial"/>
          <w:szCs w:val="20"/>
        </w:rPr>
        <w:t xml:space="preserve">uses </w:t>
      </w:r>
      <w:r w:rsidR="000F2611" w:rsidRPr="00F63B3F">
        <w:rPr>
          <w:rFonts w:cs="Arial"/>
          <w:szCs w:val="20"/>
        </w:rPr>
        <w:t>two data files that contain daily and season</w:t>
      </w:r>
      <w:r>
        <w:rPr>
          <w:rFonts w:cs="Arial"/>
          <w:szCs w:val="20"/>
        </w:rPr>
        <w:t>al values</w:t>
      </w:r>
      <w:r w:rsidR="000F2611" w:rsidRPr="00F63B3F">
        <w:rPr>
          <w:rFonts w:cs="Arial"/>
          <w:szCs w:val="20"/>
        </w:rPr>
        <w:t>:</w:t>
      </w:r>
    </w:p>
    <w:p w14:paraId="37DB3305" w14:textId="0A47A297" w:rsidR="000F2611" w:rsidRDefault="000F2611">
      <w:pPr>
        <w:pStyle w:val="Paragrafoelenco"/>
      </w:pPr>
      <w:r>
        <w:t>Threshold.Daily</w:t>
      </w:r>
      <w:r w:rsidR="0012585E">
        <w:t>.</w:t>
      </w:r>
      <w:r>
        <w:t>dat</w:t>
      </w:r>
      <w:r w:rsidR="00FD6FF7">
        <w:t>:</w:t>
      </w:r>
      <w:r>
        <w:t xml:space="preserve"> </w:t>
      </w:r>
      <w:r w:rsidR="00FD6FF7">
        <w:t xml:space="preserve">daily </w:t>
      </w:r>
      <w:r>
        <w:t>threshold</w:t>
      </w:r>
      <w:r w:rsidR="0068211E">
        <w:t xml:space="preserve"> data</w:t>
      </w:r>
      <w:r>
        <w:t xml:space="preserve"> for each station</w:t>
      </w:r>
    </w:p>
    <w:p w14:paraId="6F4125BF" w14:textId="4CC398CA" w:rsidR="00E31339" w:rsidRPr="00E31339" w:rsidRDefault="000F2611">
      <w:pPr>
        <w:pStyle w:val="Paragrafoelenco"/>
      </w:pPr>
      <w:r>
        <w:t>Threshold.Seasons</w:t>
      </w:r>
      <w:r w:rsidR="0012585E">
        <w:t>.</w:t>
      </w:r>
      <w:r>
        <w:t>dat</w:t>
      </w:r>
      <w:r w:rsidR="0068211E">
        <w:t>:</w:t>
      </w:r>
      <w:r>
        <w:t xml:space="preserve"> season</w:t>
      </w:r>
      <w:r w:rsidR="0068211E">
        <w:t>al threshold</w:t>
      </w:r>
      <w:r>
        <w:t xml:space="preserve"> data for each station</w:t>
      </w:r>
    </w:p>
    <w:p w14:paraId="315215E9" w14:textId="25C78065" w:rsidR="000F2611" w:rsidRPr="00F63B3F" w:rsidRDefault="00A919EF" w:rsidP="00A919EF">
      <w:pPr>
        <w:rPr>
          <w:rFonts w:cs="Arial"/>
          <w:szCs w:val="20"/>
        </w:rPr>
      </w:pPr>
      <w:r w:rsidRPr="00F63B3F">
        <w:rPr>
          <w:rFonts w:cs="Arial"/>
          <w:szCs w:val="20"/>
        </w:rPr>
        <w:t>Another input of th</w:t>
      </w:r>
      <w:r w:rsidR="0068211E">
        <w:rPr>
          <w:rFonts w:cs="Arial"/>
          <w:szCs w:val="20"/>
        </w:rPr>
        <w:t>is</w:t>
      </w:r>
      <w:r w:rsidRPr="00F63B3F">
        <w:rPr>
          <w:rFonts w:cs="Arial"/>
          <w:szCs w:val="20"/>
        </w:rPr>
        <w:t xml:space="preserve"> module consist</w:t>
      </w:r>
      <w:r w:rsidR="0068211E">
        <w:rPr>
          <w:rFonts w:cs="Arial"/>
          <w:szCs w:val="20"/>
        </w:rPr>
        <w:t>s</w:t>
      </w:r>
      <w:r w:rsidRPr="00F63B3F">
        <w:rPr>
          <w:rFonts w:cs="Arial"/>
          <w:szCs w:val="20"/>
        </w:rPr>
        <w:t xml:space="preserve"> o</w:t>
      </w:r>
      <w:r w:rsidR="0068211E">
        <w:rPr>
          <w:rFonts w:cs="Arial"/>
          <w:szCs w:val="20"/>
        </w:rPr>
        <w:t>f</w:t>
      </w:r>
      <w:r w:rsidRPr="00F63B3F">
        <w:rPr>
          <w:rFonts w:cs="Arial"/>
          <w:szCs w:val="20"/>
        </w:rPr>
        <w:t xml:space="preserve"> history file</w:t>
      </w:r>
      <w:r w:rsidR="005B7C7F" w:rsidRPr="00F63B3F">
        <w:rPr>
          <w:rFonts w:cs="Arial"/>
          <w:szCs w:val="20"/>
        </w:rPr>
        <w:t>s</w:t>
      </w:r>
      <w:r w:rsidRPr="00F63B3F">
        <w:rPr>
          <w:rFonts w:cs="Arial"/>
          <w:szCs w:val="20"/>
        </w:rPr>
        <w:t xml:space="preserve">, produced by the “HeavyChecks” </w:t>
      </w:r>
      <w:r w:rsidR="005B7C7F" w:rsidRPr="00F63B3F">
        <w:rPr>
          <w:rFonts w:cs="Arial"/>
          <w:szCs w:val="20"/>
        </w:rPr>
        <w:t xml:space="preserve">or Aggregation </w:t>
      </w:r>
      <w:r w:rsidRPr="00F63B3F">
        <w:rPr>
          <w:rFonts w:cs="Arial"/>
          <w:szCs w:val="20"/>
        </w:rPr>
        <w:t>module</w:t>
      </w:r>
      <w:r w:rsidR="005B7C7F" w:rsidRPr="00F63B3F">
        <w:rPr>
          <w:rFonts w:cs="Arial"/>
          <w:szCs w:val="20"/>
        </w:rPr>
        <w:t>s</w:t>
      </w:r>
      <w:r w:rsidR="004F472F" w:rsidRPr="00F63B3F">
        <w:rPr>
          <w:rFonts w:cs="Arial"/>
          <w:szCs w:val="20"/>
        </w:rPr>
        <w:t xml:space="preserve"> (name D.&lt;YYYYMMDD&gt;</w:t>
      </w:r>
      <w:r w:rsidR="00252035" w:rsidRPr="00F63B3F">
        <w:rPr>
          <w:rFonts w:cs="Arial"/>
          <w:szCs w:val="20"/>
        </w:rPr>
        <w:t>.hist)</w:t>
      </w:r>
      <w:r w:rsidRPr="00F63B3F">
        <w:rPr>
          <w:rFonts w:cs="Arial"/>
          <w:szCs w:val="20"/>
        </w:rPr>
        <w:t>.</w:t>
      </w:r>
      <w:r w:rsidR="00252035" w:rsidRPr="00F63B3F">
        <w:rPr>
          <w:rFonts w:cs="Arial"/>
          <w:szCs w:val="20"/>
        </w:rPr>
        <w:t xml:space="preserve"> Only the file relative to the previous day of elaboration</w:t>
      </w:r>
      <w:r w:rsidR="0068211E">
        <w:rPr>
          <w:rFonts w:cs="Arial"/>
          <w:szCs w:val="20"/>
        </w:rPr>
        <w:t>is used</w:t>
      </w:r>
      <w:r w:rsidR="00252035" w:rsidRPr="00F63B3F">
        <w:rPr>
          <w:rFonts w:cs="Arial"/>
          <w:szCs w:val="20"/>
        </w:rPr>
        <w:t>.</w:t>
      </w:r>
    </w:p>
    <w:p w14:paraId="351F597F" w14:textId="77777777" w:rsidR="00807229" w:rsidRPr="00F63B3F" w:rsidRDefault="00807229" w:rsidP="00807229">
      <w:pPr>
        <w:rPr>
          <w:rFonts w:cs="Arial"/>
          <w:szCs w:val="20"/>
        </w:rPr>
      </w:pPr>
      <w:r w:rsidRPr="00F63B3F">
        <w:rPr>
          <w:rFonts w:cs="Arial"/>
          <w:szCs w:val="20"/>
        </w:rPr>
        <w:t>The “</w:t>
      </w:r>
      <w:r w:rsidR="00AC4466" w:rsidRPr="00F63B3F">
        <w:rPr>
          <w:rFonts w:cs="Arial"/>
          <w:szCs w:val="20"/>
        </w:rPr>
        <w:t>Thres</w:t>
      </w:r>
      <w:r w:rsidR="00123B3F" w:rsidRPr="00F63B3F">
        <w:rPr>
          <w:rFonts w:cs="Arial"/>
          <w:szCs w:val="20"/>
        </w:rPr>
        <w:t>h</w:t>
      </w:r>
      <w:r w:rsidR="00AC4466" w:rsidRPr="00F63B3F">
        <w:rPr>
          <w:rFonts w:cs="Arial"/>
          <w:szCs w:val="20"/>
        </w:rPr>
        <w:t>old</w:t>
      </w:r>
      <w:r w:rsidRPr="00F63B3F">
        <w:rPr>
          <w:rFonts w:cs="Arial"/>
          <w:szCs w:val="20"/>
        </w:rPr>
        <w:t xml:space="preserve">Checks” step will produce </w:t>
      </w:r>
      <w:r w:rsidR="000F2611" w:rsidRPr="00F63B3F">
        <w:rPr>
          <w:rFonts w:cs="Arial"/>
          <w:szCs w:val="20"/>
        </w:rPr>
        <w:t>two</w:t>
      </w:r>
      <w:r w:rsidRPr="00F63B3F">
        <w:rPr>
          <w:rFonts w:cs="Arial"/>
          <w:szCs w:val="20"/>
        </w:rPr>
        <w:t xml:space="preserve"> files:</w:t>
      </w:r>
    </w:p>
    <w:p w14:paraId="0EB92C6A" w14:textId="0E8F6251" w:rsidR="00807229" w:rsidRPr="00AC4466" w:rsidRDefault="00807229">
      <w:pPr>
        <w:pStyle w:val="Paragrafoelenco"/>
      </w:pPr>
      <w:r w:rsidRPr="00AC4466">
        <w:t xml:space="preserve">One </w:t>
      </w:r>
      <w:r w:rsidR="00AC4466">
        <w:t>(XML</w:t>
      </w:r>
      <w:r w:rsidR="000B1B46">
        <w:t xml:space="preserve"> format)</w:t>
      </w:r>
      <w:r w:rsidR="00AC4466">
        <w:t xml:space="preserve"> file </w:t>
      </w:r>
      <w:r w:rsidRPr="00AC4466">
        <w:t>with the station observation</w:t>
      </w:r>
      <w:r w:rsidR="008D45D3">
        <w:t>s</w:t>
      </w:r>
      <w:r w:rsidRPr="00AC4466">
        <w:t xml:space="preserve"> for which exists at least on</w:t>
      </w:r>
      <w:r w:rsidR="00270BEF">
        <w:t>e</w:t>
      </w:r>
      <w:r w:rsidRPr="00AC4466">
        <w:t xml:space="preserve"> error message (with </w:t>
      </w:r>
      <w:r w:rsidR="008D45D3">
        <w:t xml:space="preserve">flag either </w:t>
      </w:r>
      <w:r w:rsidRPr="00AC4466">
        <w:t>W or S)</w:t>
      </w:r>
    </w:p>
    <w:p w14:paraId="70E998B9" w14:textId="2DBB6477" w:rsidR="00807229" w:rsidRPr="00AC4466" w:rsidRDefault="00807229">
      <w:pPr>
        <w:pStyle w:val="Paragrafoelenco"/>
      </w:pPr>
      <w:r w:rsidRPr="00AC4466">
        <w:t xml:space="preserve">One </w:t>
      </w:r>
      <w:r w:rsidR="00AC4466">
        <w:t>(DAT</w:t>
      </w:r>
      <w:r w:rsidR="000B1B46">
        <w:t xml:space="preserve"> format)</w:t>
      </w:r>
      <w:r w:rsidR="00AC4466">
        <w:t xml:space="preserve"> file </w:t>
      </w:r>
      <w:r w:rsidRPr="00AC4466">
        <w:t>with all station</w:t>
      </w:r>
      <w:r w:rsidR="000B1B46">
        <w:t>s</w:t>
      </w:r>
      <w:r w:rsidR="008D45D3">
        <w:t>’</w:t>
      </w:r>
      <w:r w:rsidRPr="00AC4466">
        <w:t xml:space="preserve"> observation</w:t>
      </w:r>
      <w:r w:rsidR="008D45D3">
        <w:t>s</w:t>
      </w:r>
      <w:r w:rsidRPr="00AC4466">
        <w:t xml:space="preserve">, transformed </w:t>
      </w:r>
      <w:r w:rsidR="008D45D3">
        <w:t>as</w:t>
      </w:r>
      <w:r w:rsidRPr="00AC4466">
        <w:t xml:space="preserve"> follow</w:t>
      </w:r>
      <w:r w:rsidR="008D45D3">
        <w:t>s</w:t>
      </w:r>
      <w:r w:rsidRPr="00AC4466">
        <w:t>:</w:t>
      </w:r>
    </w:p>
    <w:p w14:paraId="4C94F694" w14:textId="0909F510" w:rsidR="00807229" w:rsidRPr="00AC4466" w:rsidRDefault="00807229">
      <w:pPr>
        <w:pStyle w:val="Paragrafoelenco"/>
      </w:pPr>
      <w:r w:rsidRPr="00AC4466">
        <w:t xml:space="preserve">If one property has at least one wrong alert than the property </w:t>
      </w:r>
      <w:r w:rsidR="008D45D3">
        <w:t xml:space="preserve">gets </w:t>
      </w:r>
      <w:r w:rsidRPr="00AC4466">
        <w:t>value NA</w:t>
      </w:r>
    </w:p>
    <w:p w14:paraId="09C471E6" w14:textId="5E0B1365" w:rsidR="00807229" w:rsidRPr="004B7645" w:rsidRDefault="00807229">
      <w:pPr>
        <w:pStyle w:val="Paragrafoelenco"/>
      </w:pPr>
      <w:r w:rsidRPr="00AC4466">
        <w:t xml:space="preserve">If the property has only suspicious alerts than the property </w:t>
      </w:r>
      <w:r w:rsidR="008D45D3">
        <w:t>keep its</w:t>
      </w:r>
      <w:r w:rsidRPr="00AC4466">
        <w:t xml:space="preserve"> value</w:t>
      </w:r>
    </w:p>
    <w:p w14:paraId="505227C5" w14:textId="77777777" w:rsidR="004B7645" w:rsidRDefault="004B7645" w:rsidP="004B7645">
      <w:pPr>
        <w:rPr>
          <w:rFonts w:ascii="Arial" w:hAnsi="Arial" w:cs="Arial"/>
        </w:rPr>
      </w:pPr>
    </w:p>
    <w:p w14:paraId="7ACC98A3" w14:textId="4CDCC509" w:rsidR="004B7645" w:rsidRPr="00F63B3F" w:rsidRDefault="009372B7" w:rsidP="004B7645">
      <w:pPr>
        <w:rPr>
          <w:rFonts w:cs="Arial"/>
          <w:szCs w:val="20"/>
        </w:rPr>
      </w:pPr>
      <w:r w:rsidRPr="00F63B3F">
        <w:rPr>
          <w:rFonts w:cs="Arial"/>
          <w:szCs w:val="20"/>
        </w:rPr>
        <w:t>Actually,</w:t>
      </w:r>
      <w:r w:rsidR="004B7645" w:rsidRPr="00F63B3F">
        <w:rPr>
          <w:rFonts w:cs="Arial"/>
          <w:szCs w:val="20"/>
        </w:rPr>
        <w:t xml:space="preserve"> the following checks </w:t>
      </w:r>
      <w:r w:rsidR="008D45D3">
        <w:rPr>
          <w:rFonts w:cs="Arial"/>
          <w:szCs w:val="20"/>
        </w:rPr>
        <w:t xml:space="preserve">are </w:t>
      </w:r>
      <w:r w:rsidR="004B7645" w:rsidRPr="00F63B3F">
        <w:rPr>
          <w:rFonts w:cs="Arial"/>
          <w:szCs w:val="20"/>
        </w:rPr>
        <w:t>implement</w:t>
      </w:r>
      <w:r w:rsidR="008D45D3">
        <w:rPr>
          <w:rFonts w:cs="Arial"/>
          <w:szCs w:val="20"/>
        </w:rPr>
        <w:t>ed</w:t>
      </w:r>
      <w:r w:rsidR="004B7645" w:rsidRPr="00F63B3F">
        <w:rPr>
          <w:rFonts w:cs="Arial"/>
          <w:szCs w:val="20"/>
        </w:rPr>
        <w:t xml:space="preserve"> </w:t>
      </w:r>
      <w:r w:rsidR="008D45D3">
        <w:rPr>
          <w:rFonts w:cs="Arial"/>
          <w:szCs w:val="20"/>
        </w:rPr>
        <w:t>with</w:t>
      </w:r>
      <w:r w:rsidR="004B7645" w:rsidRPr="00F63B3F">
        <w:rPr>
          <w:rFonts w:cs="Arial"/>
          <w:szCs w:val="20"/>
        </w:rPr>
        <w:t>in</w:t>
      </w:r>
      <w:r w:rsidR="008D45D3">
        <w:rPr>
          <w:rFonts w:cs="Arial"/>
          <w:szCs w:val="20"/>
        </w:rPr>
        <w:t xml:space="preserve"> the</w:t>
      </w:r>
      <w:r w:rsidR="004B7645" w:rsidRPr="00F63B3F">
        <w:rPr>
          <w:rFonts w:cs="Arial"/>
          <w:szCs w:val="20"/>
        </w:rPr>
        <w:t xml:space="preserve"> “Threshold Checks” step:</w:t>
      </w:r>
    </w:p>
    <w:p w14:paraId="1608B0E2" w14:textId="77777777" w:rsidR="004B7645" w:rsidRPr="00BF3FEF" w:rsidRDefault="004B7645">
      <w:pPr>
        <w:pStyle w:val="Paragrafoelenco"/>
      </w:pPr>
      <w:r w:rsidRPr="00BF3FEF">
        <w:t>Checks on daily thresholds</w:t>
      </w:r>
    </w:p>
    <w:p w14:paraId="667697C1" w14:textId="5B6B252A" w:rsidR="004B7645" w:rsidRDefault="004B7645">
      <w:pPr>
        <w:pStyle w:val="Paragrafoelenco"/>
      </w:pPr>
      <w:r w:rsidRPr="004B7645">
        <w:t xml:space="preserve">Daily mean temperature greater than </w:t>
      </w:r>
      <w:r w:rsidR="008D45D3">
        <w:t>its</w:t>
      </w:r>
      <w:r w:rsidRPr="004B7645">
        <w:t xml:space="preserve"> 99th percentile associated</w:t>
      </w:r>
      <w:r>
        <w:t xml:space="preserve"> with the day under analysis (MT99 column from </w:t>
      </w:r>
      <w:r w:rsidR="008D45D3">
        <w:t xml:space="preserve">the </w:t>
      </w:r>
      <w:r>
        <w:t xml:space="preserve">daily threshold file). </w:t>
      </w:r>
    </w:p>
    <w:p w14:paraId="6EA8B628" w14:textId="4541AB43" w:rsidR="004B7645" w:rsidRDefault="004B7645">
      <w:pPr>
        <w:pStyle w:val="Paragrafoelenco"/>
      </w:pPr>
      <w:r w:rsidRPr="004B7645">
        <w:t xml:space="preserve">Daily maximum temperature greater than </w:t>
      </w:r>
      <w:r w:rsidR="008D45D3">
        <w:t>its</w:t>
      </w:r>
      <w:r w:rsidRPr="004B7645">
        <w:t xml:space="preserve"> 99th percentile associa</w:t>
      </w:r>
      <w:r>
        <w:t xml:space="preserve">ted with the day under analysis (MTX99 column from </w:t>
      </w:r>
      <w:r w:rsidR="008D45D3">
        <w:t xml:space="preserve">the </w:t>
      </w:r>
      <w:r>
        <w:t>daily threshold file)</w:t>
      </w:r>
    </w:p>
    <w:p w14:paraId="5960FDB6" w14:textId="498C2790" w:rsidR="004B7645" w:rsidRDefault="004B7645">
      <w:pPr>
        <w:pStyle w:val="Paragrafoelenco"/>
      </w:pPr>
      <w:r w:rsidRPr="004B7645">
        <w:t xml:space="preserve">Daily minimum temperature greater than </w:t>
      </w:r>
      <w:r w:rsidR="008D45D3">
        <w:t>its</w:t>
      </w:r>
      <w:r w:rsidRPr="004B7645">
        <w:t xml:space="preserve"> 99th percentile associa</w:t>
      </w:r>
      <w:r>
        <w:t xml:space="preserve">ted with the day under analysis (MTN99 column from </w:t>
      </w:r>
      <w:r w:rsidR="008D45D3">
        <w:t xml:space="preserve">the </w:t>
      </w:r>
      <w:r>
        <w:t>daily threshold file).</w:t>
      </w:r>
    </w:p>
    <w:p w14:paraId="78F21F95" w14:textId="64A16BA0" w:rsidR="004B7645" w:rsidRDefault="004B7645">
      <w:pPr>
        <w:pStyle w:val="Paragrafoelenco"/>
      </w:pPr>
      <w:r w:rsidRPr="004B7645">
        <w:t xml:space="preserve">Daily mean temperature lower than </w:t>
      </w:r>
      <w:r w:rsidR="008D45D3">
        <w:t>its</w:t>
      </w:r>
      <w:r w:rsidRPr="004B7645">
        <w:t xml:space="preserve"> 1st percentile associa</w:t>
      </w:r>
      <w:r>
        <w:t xml:space="preserve">ted with the day under analysis (MT1 column from </w:t>
      </w:r>
      <w:r w:rsidR="008D45D3">
        <w:t xml:space="preserve">the </w:t>
      </w:r>
      <w:r>
        <w:t>daily threshold file)</w:t>
      </w:r>
    </w:p>
    <w:p w14:paraId="7BB2899E" w14:textId="74276DD0" w:rsidR="004B7645" w:rsidRDefault="004B7645">
      <w:pPr>
        <w:pStyle w:val="Paragrafoelenco"/>
      </w:pPr>
      <w:r w:rsidRPr="004B7645">
        <w:t>Daily maximum temperature lower than</w:t>
      </w:r>
      <w:r w:rsidR="008D45D3">
        <w:t xml:space="preserve"> its</w:t>
      </w:r>
      <w:r w:rsidRPr="004B7645">
        <w:t xml:space="preserve"> 1st percentile associated with the day under analysis</w:t>
      </w:r>
      <w:r>
        <w:t xml:space="preserve"> (MTX1 column from </w:t>
      </w:r>
      <w:r w:rsidR="008D45D3">
        <w:t xml:space="preserve">the </w:t>
      </w:r>
      <w:r>
        <w:t>daily threshold file)</w:t>
      </w:r>
      <w:r w:rsidRPr="004B7645">
        <w:t xml:space="preserve">. </w:t>
      </w:r>
    </w:p>
    <w:p w14:paraId="0B566139" w14:textId="26734E14" w:rsidR="004B7645" w:rsidRDefault="004B7645">
      <w:pPr>
        <w:pStyle w:val="Paragrafoelenco"/>
      </w:pPr>
      <w:r w:rsidRPr="004B7645">
        <w:t xml:space="preserve">Daily minimum temperature lower than </w:t>
      </w:r>
      <w:r w:rsidR="008D45D3">
        <w:t>its</w:t>
      </w:r>
      <w:r w:rsidRPr="004B7645">
        <w:t xml:space="preserve"> 1st percentile associated with the day under analysis</w:t>
      </w:r>
      <w:r>
        <w:t xml:space="preserve"> (MTN1 column from daily</w:t>
      </w:r>
      <w:r w:rsidR="008D45D3">
        <w:t xml:space="preserve"> the</w:t>
      </w:r>
      <w:r>
        <w:t xml:space="preserve"> threshold file)</w:t>
      </w:r>
      <w:r w:rsidRPr="004B7645">
        <w:t>.</w:t>
      </w:r>
    </w:p>
    <w:p w14:paraId="0BDC6DB3" w14:textId="3794C244" w:rsidR="009D1B32" w:rsidRDefault="009D1B32">
      <w:pPr>
        <w:pStyle w:val="Paragrafoelenco"/>
      </w:pPr>
      <w:r w:rsidRPr="009D1B32">
        <w:t>Daily precipitation greater than</w:t>
      </w:r>
      <w:r w:rsidR="008D45D3">
        <w:t xml:space="preserve"> its</w:t>
      </w:r>
      <w:r w:rsidRPr="009D1B32">
        <w:t xml:space="preserve"> </w:t>
      </w:r>
      <w:ins w:id="405" w:author="TORETI Andrea (JRC-ISPRA)" w:date="2021-05-06T12:31:00Z">
        <w:r w:rsidR="007B02EE">
          <w:t>10</w:t>
        </w:r>
      </w:ins>
      <w:del w:id="406" w:author="TORETI Andrea (JRC-ISPRA)" w:date="2021-05-06T12:31:00Z">
        <w:r w:rsidRPr="009D1B32" w:rsidDel="007B02EE">
          <w:delText>5</w:delText>
        </w:r>
      </w:del>
      <w:r w:rsidRPr="009D1B32">
        <w:t>-year return level of the season</w:t>
      </w:r>
      <w:del w:id="407" w:author="TORETI Andrea (JRC-ISPRA)" w:date="2021-05-06T12:32:00Z">
        <w:r w:rsidRPr="009D1B32" w:rsidDel="007B02EE">
          <w:delText xml:space="preserve"> </w:delText>
        </w:r>
      </w:del>
      <w:r w:rsidRPr="009D1B32">
        <w:t xml:space="preserve"> under analysis</w:t>
      </w:r>
      <w:r>
        <w:t xml:space="preserve"> (RRR5Y column from </w:t>
      </w:r>
      <w:r w:rsidR="008D45D3">
        <w:t xml:space="preserve">the </w:t>
      </w:r>
      <w:r>
        <w:t>season threshold file)</w:t>
      </w:r>
      <w:r w:rsidRPr="009D1B32">
        <w:t>.</w:t>
      </w:r>
    </w:p>
    <w:p w14:paraId="22692307" w14:textId="588E4DD6" w:rsidR="009D1B32" w:rsidRDefault="009D1B32">
      <w:pPr>
        <w:pStyle w:val="Paragrafoelenco"/>
      </w:pPr>
      <w:r w:rsidRPr="009D1B32">
        <w:t>Daily wind intensity greater than</w:t>
      </w:r>
      <w:r w:rsidR="008D45D3">
        <w:t xml:space="preserve"> its</w:t>
      </w:r>
      <w:r w:rsidRPr="009D1B32">
        <w:t xml:space="preserve"> </w:t>
      </w:r>
      <w:ins w:id="408" w:author="TORETI Andrea (JRC-ISPRA)" w:date="2021-05-06T12:31:00Z">
        <w:r w:rsidR="007B02EE">
          <w:t>10</w:t>
        </w:r>
      </w:ins>
      <w:del w:id="409" w:author="TORETI Andrea (JRC-ISPRA)" w:date="2021-05-06T12:31:00Z">
        <w:r w:rsidRPr="009D1B32" w:rsidDel="007B02EE">
          <w:delText>5</w:delText>
        </w:r>
      </w:del>
      <w:r w:rsidRPr="009D1B32">
        <w:t>-year return level of the season under analysis</w:t>
      </w:r>
      <w:r>
        <w:t xml:space="preserve"> (FF5Y column from season threshold file)</w:t>
      </w:r>
      <w:r w:rsidRPr="009D1B32">
        <w:t>.</w:t>
      </w:r>
    </w:p>
    <w:p w14:paraId="36718375" w14:textId="77777777" w:rsidR="00190052" w:rsidRPr="002F7E3E" w:rsidRDefault="00190052">
      <w:pPr>
        <w:pStyle w:val="Paragrafoelenco"/>
      </w:pPr>
      <w:r w:rsidRPr="002F7E3E">
        <w:t>Comparison of daily mean temperature predicted by an autoregressive of order 1, AR(1), model having mean daily temperatures from the 5 closest stations as additional covariates.</w:t>
      </w:r>
      <w:r>
        <w:t xml:space="preserve"> </w:t>
      </w:r>
      <w:r w:rsidR="00594FBA">
        <w:rPr>
          <w:b/>
        </w:rPr>
        <w:t>[NOT AVAILABLE YET]</w:t>
      </w:r>
    </w:p>
    <w:p w14:paraId="3BCCF705" w14:textId="158B8B38" w:rsidR="009D1B32" w:rsidRPr="00BF3FEF" w:rsidRDefault="004B7645">
      <w:pPr>
        <w:pStyle w:val="Paragrafoelenco"/>
      </w:pPr>
      <w:r w:rsidRPr="00BF3FEF">
        <w:t>Checks on season</w:t>
      </w:r>
      <w:r w:rsidR="008D45D3">
        <w:t>al</w:t>
      </w:r>
      <w:r w:rsidRPr="00BF3FEF">
        <w:t xml:space="preserve"> thresholds</w:t>
      </w:r>
    </w:p>
    <w:p w14:paraId="412D5AA6" w14:textId="53861CE7" w:rsidR="009D1B32" w:rsidRDefault="009D1B32">
      <w:pPr>
        <w:pStyle w:val="Paragrafoelenco"/>
      </w:pPr>
      <w:r w:rsidRPr="009D1B32">
        <w:t>Difference in the mean temperature of two consecutive days greater than the 9</w:t>
      </w:r>
      <w:r w:rsidR="008C3341">
        <w:t>9</w:t>
      </w:r>
      <w:r w:rsidR="00F3508A" w:rsidRPr="00F3508A">
        <w:rPr>
          <w:vertAlign w:val="superscript"/>
        </w:rPr>
        <w:t xml:space="preserve"> th</w:t>
      </w:r>
      <w:r w:rsidRPr="009D1B32">
        <w:t xml:space="preserve"> percentile value associated with the season under analysis</w:t>
      </w:r>
      <w:r>
        <w:t xml:space="preserve"> (MT95 column from season threshold file)</w:t>
      </w:r>
      <w:r w:rsidRPr="009D1B32">
        <w:t>.</w:t>
      </w:r>
    </w:p>
    <w:p w14:paraId="03FB785C" w14:textId="03BF077F" w:rsidR="009D1B32" w:rsidRDefault="009D1B32">
      <w:pPr>
        <w:pStyle w:val="Paragrafoelenco"/>
      </w:pPr>
      <w:r w:rsidRPr="009D1B32">
        <w:lastRenderedPageBreak/>
        <w:t>Difference in the maximum temperature of two consecutive days greater than the 9</w:t>
      </w:r>
      <w:r w:rsidR="008C3341">
        <w:t>9</w:t>
      </w:r>
      <w:r w:rsidRPr="00F3508A">
        <w:rPr>
          <w:vertAlign w:val="superscript"/>
        </w:rPr>
        <w:t>th</w:t>
      </w:r>
      <w:r w:rsidRPr="009D1B32">
        <w:t xml:space="preserve"> percentile value associated with the season under analysis</w:t>
      </w:r>
      <w:r>
        <w:t xml:space="preserve"> (MTX95 column from season threshold file)</w:t>
      </w:r>
      <w:r w:rsidRPr="009D1B32">
        <w:t xml:space="preserve">. </w:t>
      </w:r>
    </w:p>
    <w:p w14:paraId="61452408" w14:textId="528F3993" w:rsidR="009D1B32" w:rsidRDefault="009D1B32">
      <w:pPr>
        <w:pStyle w:val="Paragrafoelenco"/>
      </w:pPr>
      <w:r w:rsidRPr="009D1B32">
        <w:t>Difference in the minimum temperature of two consecutive days greater than the 9</w:t>
      </w:r>
      <w:r w:rsidR="008C3341">
        <w:t>9</w:t>
      </w:r>
      <w:r w:rsidR="00F3508A" w:rsidRPr="00F3508A">
        <w:rPr>
          <w:vertAlign w:val="superscript"/>
        </w:rPr>
        <w:t xml:space="preserve"> th</w:t>
      </w:r>
      <w:r w:rsidRPr="009D1B32">
        <w:t xml:space="preserve"> percentile value associated with the season under analysis</w:t>
      </w:r>
      <w:r>
        <w:t xml:space="preserve"> (MTN95 column from season threshold file)</w:t>
      </w:r>
      <w:r w:rsidRPr="009D1B32">
        <w:t xml:space="preserve">. </w:t>
      </w:r>
    </w:p>
    <w:p w14:paraId="3484331B" w14:textId="5BA09D35" w:rsidR="009D1B32" w:rsidRDefault="009D1B32">
      <w:pPr>
        <w:pStyle w:val="Paragrafoelenco"/>
      </w:pPr>
      <w:r w:rsidRPr="009D1B32">
        <w:t>Difference in the mean temperature of two c</w:t>
      </w:r>
      <w:r w:rsidR="008C3341">
        <w:t>onsecutive days lower than the 1</w:t>
      </w:r>
      <w:r w:rsidR="008C3341" w:rsidRPr="008C3341">
        <w:rPr>
          <w:vertAlign w:val="superscript"/>
        </w:rPr>
        <w:t>st</w:t>
      </w:r>
      <w:r w:rsidRPr="009D1B32">
        <w:t xml:space="preserve"> percentile value associated with the season under analysis</w:t>
      </w:r>
      <w:r>
        <w:t xml:space="preserve"> (MT5 column from season threshold file). </w:t>
      </w:r>
    </w:p>
    <w:p w14:paraId="4EA95160" w14:textId="3BBBEE2B" w:rsidR="009D1B32" w:rsidRDefault="009D1B32">
      <w:pPr>
        <w:pStyle w:val="Paragrafoelenco"/>
      </w:pPr>
      <w:r w:rsidRPr="009D1B32">
        <w:t xml:space="preserve">Difference in the maximum temperature of two consecutive days lower than the </w:t>
      </w:r>
      <w:r w:rsidR="008C3341">
        <w:t>1</w:t>
      </w:r>
      <w:r w:rsidR="008C3341" w:rsidRPr="008C3341">
        <w:rPr>
          <w:vertAlign w:val="superscript"/>
        </w:rPr>
        <w:t xml:space="preserve"> st</w:t>
      </w:r>
      <w:r w:rsidRPr="009D1B32">
        <w:t xml:space="preserve"> percentile value associated with the season under analysis</w:t>
      </w:r>
      <w:r>
        <w:t xml:space="preserve"> (MTX5 column from season threshold file)</w:t>
      </w:r>
      <w:r w:rsidRPr="009D1B32">
        <w:t xml:space="preserve">. </w:t>
      </w:r>
    </w:p>
    <w:p w14:paraId="50A39D0D" w14:textId="33ACC163" w:rsidR="009D1B32" w:rsidRDefault="009D1B32">
      <w:pPr>
        <w:pStyle w:val="Paragrafoelenco"/>
      </w:pPr>
      <w:r w:rsidRPr="009D1B32">
        <w:t xml:space="preserve">Difference in the minimum temperature of two consecutive days lower than the </w:t>
      </w:r>
      <w:r w:rsidR="008C3341">
        <w:t>1</w:t>
      </w:r>
      <w:r w:rsidR="008C3341" w:rsidRPr="008C3341">
        <w:rPr>
          <w:vertAlign w:val="superscript"/>
        </w:rPr>
        <w:t xml:space="preserve"> st</w:t>
      </w:r>
      <w:r w:rsidRPr="009D1B32">
        <w:t xml:space="preserve"> percentile value associated with the season under analysis (MTN5 column from season threshold file). </w:t>
      </w:r>
    </w:p>
    <w:p w14:paraId="2FCCD902" w14:textId="40F6E4BB" w:rsidR="0046144E" w:rsidRDefault="0046144E">
      <w:pPr>
        <w:pStyle w:val="Paragrafoelenco"/>
      </w:pPr>
      <w:r>
        <w:t xml:space="preserve">Daily wind speed </w:t>
      </w:r>
      <w:r w:rsidR="000622B4">
        <w:t xml:space="preserve">value </w:t>
      </w:r>
      <w:r>
        <w:t>great</w:t>
      </w:r>
      <w:r w:rsidR="008D45D3">
        <w:t>er</w:t>
      </w:r>
      <w:r>
        <w:t xml:space="preserve"> than the </w:t>
      </w:r>
      <w:r w:rsidR="00F3508A">
        <w:t>10</w:t>
      </w:r>
      <w:r w:rsidR="000622B4">
        <w:t xml:space="preserve">-year return level of the </w:t>
      </w:r>
      <w:r w:rsidR="00E16097">
        <w:t>season</w:t>
      </w:r>
      <w:r w:rsidR="008C3341">
        <w:t xml:space="preserve"> (RRR5Y column name)</w:t>
      </w:r>
      <w:r w:rsidR="00E16097">
        <w:t xml:space="preserve">. In this case a </w:t>
      </w:r>
      <w:ins w:id="410" w:author="TORETI Andrea (JRC-ISPRA)" w:date="2021-05-06T12:30:00Z">
        <w:r w:rsidR="007B02EE">
          <w:t>SUSPICIOUS</w:t>
        </w:r>
      </w:ins>
      <w:del w:id="411" w:author="TORETI Andrea (JRC-ISPRA)" w:date="2021-05-06T12:30:00Z">
        <w:r w:rsidR="00E16097" w:rsidDel="007B02EE">
          <w:delText>WRONG</w:delText>
        </w:r>
      </w:del>
      <w:r w:rsidR="00E16097">
        <w:t xml:space="preserve"> </w:t>
      </w:r>
      <w:r w:rsidR="008D45D3">
        <w:t>flag is raised</w:t>
      </w:r>
    </w:p>
    <w:p w14:paraId="0E6A91E9" w14:textId="665AA6BE" w:rsidR="004B7645" w:rsidRDefault="000622B4">
      <w:pPr>
        <w:pStyle w:val="Paragrafoelenco"/>
      </w:pPr>
      <w:r>
        <w:t>Precipitation daily value great</w:t>
      </w:r>
      <w:r w:rsidR="008D45D3">
        <w:t>er</w:t>
      </w:r>
      <w:r>
        <w:t xml:space="preserve"> than </w:t>
      </w:r>
      <w:r w:rsidR="00F3508A">
        <w:t>the 10</w:t>
      </w:r>
      <w:r>
        <w:t xml:space="preserve">-year return level </w:t>
      </w:r>
      <w:r w:rsidR="008D45D3">
        <w:t xml:space="preserve">of </w:t>
      </w:r>
      <w:r>
        <w:t>the season</w:t>
      </w:r>
      <w:r w:rsidR="008C3341">
        <w:t xml:space="preserve"> (FF5Y column name)</w:t>
      </w:r>
      <w:r w:rsidR="00E16097">
        <w:t xml:space="preserve">. In this case a </w:t>
      </w:r>
      <w:ins w:id="412" w:author="TORETI Andrea (JRC-ISPRA)" w:date="2021-05-06T12:30:00Z">
        <w:r w:rsidR="007B02EE">
          <w:t xml:space="preserve">SUSPICIOUS </w:t>
        </w:r>
      </w:ins>
      <w:del w:id="413" w:author="TORETI Andrea (JRC-ISPRA)" w:date="2021-05-06T12:30:00Z">
        <w:r w:rsidR="00E16097" w:rsidDel="007B02EE">
          <w:delText xml:space="preserve">WRONG </w:delText>
        </w:r>
      </w:del>
      <w:r w:rsidR="008D45D3">
        <w:t>flag is raised</w:t>
      </w:r>
    </w:p>
    <w:p w14:paraId="296C50BE" w14:textId="0C1A061F" w:rsidR="00A52187" w:rsidRPr="00132261" w:rsidRDefault="008D45D3" w:rsidP="00A52187">
      <w:pPr>
        <w:rPr>
          <w:rFonts w:cs="Arial"/>
          <w:szCs w:val="20"/>
        </w:rPr>
      </w:pPr>
      <w:r>
        <w:rPr>
          <w:rFonts w:cs="Arial"/>
          <w:szCs w:val="20"/>
        </w:rPr>
        <w:t xml:space="preserve">As </w:t>
      </w:r>
      <w:r w:rsidR="00A52187" w:rsidRPr="00132261">
        <w:rPr>
          <w:rFonts w:cs="Arial"/>
          <w:szCs w:val="20"/>
        </w:rPr>
        <w:t xml:space="preserve">the </w:t>
      </w:r>
      <w:r w:rsidR="00A52187">
        <w:rPr>
          <w:rFonts w:cs="Arial"/>
          <w:szCs w:val="20"/>
        </w:rPr>
        <w:t>ThresholdChecks module generate</w:t>
      </w:r>
      <w:r>
        <w:rPr>
          <w:rFonts w:cs="Arial"/>
          <w:szCs w:val="20"/>
        </w:rPr>
        <w:t>s</w:t>
      </w:r>
      <w:r w:rsidR="00A52187">
        <w:rPr>
          <w:rFonts w:cs="Arial"/>
          <w:szCs w:val="20"/>
        </w:rPr>
        <w:t xml:space="preserve"> a KO file it</w:t>
      </w:r>
      <w:r>
        <w:rPr>
          <w:rFonts w:cs="Arial"/>
          <w:szCs w:val="20"/>
        </w:rPr>
        <w:t xml:space="preserve"> i</w:t>
      </w:r>
      <w:r w:rsidR="00A52187">
        <w:rPr>
          <w:rFonts w:cs="Arial"/>
          <w:szCs w:val="20"/>
        </w:rPr>
        <w:t>s possible to fix the reported error</w:t>
      </w:r>
      <w:r>
        <w:rPr>
          <w:rFonts w:cs="Arial"/>
          <w:szCs w:val="20"/>
        </w:rPr>
        <w:t>s</w:t>
      </w:r>
      <w:r w:rsidR="00A52187">
        <w:rPr>
          <w:rFonts w:cs="Arial"/>
          <w:szCs w:val="20"/>
        </w:rPr>
        <w:t xml:space="preserve"> and run </w:t>
      </w:r>
      <w:r>
        <w:rPr>
          <w:rFonts w:cs="Arial"/>
          <w:szCs w:val="20"/>
        </w:rPr>
        <w:t xml:space="preserve">the module </w:t>
      </w:r>
      <w:r w:rsidR="00A52187">
        <w:rPr>
          <w:rFonts w:cs="Arial"/>
          <w:szCs w:val="20"/>
        </w:rPr>
        <w:t>again</w:t>
      </w:r>
      <w:r>
        <w:rPr>
          <w:rFonts w:cs="Arial"/>
          <w:szCs w:val="20"/>
        </w:rPr>
        <w:t>. Then t</w:t>
      </w:r>
      <w:r w:rsidR="00A52187">
        <w:rPr>
          <w:rFonts w:cs="Arial"/>
          <w:szCs w:val="20"/>
        </w:rPr>
        <w:t xml:space="preserve">he input </w:t>
      </w:r>
      <w:r>
        <w:rPr>
          <w:rFonts w:cs="Arial"/>
          <w:szCs w:val="20"/>
        </w:rPr>
        <w:t xml:space="preserve">is  the </w:t>
      </w:r>
      <w:r w:rsidR="00A52187">
        <w:rPr>
          <w:rFonts w:cs="Arial"/>
          <w:szCs w:val="20"/>
        </w:rPr>
        <w:t>KO file with fixed error</w:t>
      </w:r>
      <w:r>
        <w:rPr>
          <w:rFonts w:cs="Arial"/>
          <w:szCs w:val="20"/>
        </w:rPr>
        <w:t>s</w:t>
      </w:r>
      <w:r w:rsidR="00A52187">
        <w:rPr>
          <w:rFonts w:cs="Arial"/>
          <w:szCs w:val="20"/>
        </w:rPr>
        <w:t xml:space="preserve">. </w:t>
      </w:r>
      <w:r>
        <w:rPr>
          <w:rFonts w:cs="Arial"/>
          <w:szCs w:val="20"/>
        </w:rPr>
        <w:t xml:space="preserve">If </w:t>
      </w:r>
      <w:r w:rsidR="00A52187">
        <w:rPr>
          <w:rFonts w:cs="Arial"/>
          <w:szCs w:val="20"/>
        </w:rPr>
        <w:t xml:space="preserve">the KO file sent </w:t>
      </w:r>
      <w:r>
        <w:rPr>
          <w:rFonts w:cs="Arial"/>
          <w:szCs w:val="20"/>
        </w:rPr>
        <w:t xml:space="preserve">as </w:t>
      </w:r>
      <w:r w:rsidR="00A52187">
        <w:rPr>
          <w:rFonts w:cs="Arial"/>
          <w:szCs w:val="20"/>
        </w:rPr>
        <w:t>input is empty</w:t>
      </w:r>
      <w:r>
        <w:rPr>
          <w:rFonts w:cs="Arial"/>
          <w:szCs w:val="20"/>
        </w:rPr>
        <w:t>,</w:t>
      </w:r>
      <w:r w:rsidR="00A52187">
        <w:rPr>
          <w:rFonts w:cs="Arial"/>
          <w:szCs w:val="20"/>
        </w:rPr>
        <w:t xml:space="preserve"> (contains only the tag “&lt;Observations /&gt;”) the module end</w:t>
      </w:r>
      <w:r>
        <w:rPr>
          <w:rFonts w:cs="Arial"/>
          <w:szCs w:val="20"/>
        </w:rPr>
        <w:t>s</w:t>
      </w:r>
      <w:r w:rsidR="00A52187">
        <w:rPr>
          <w:rFonts w:cs="Arial"/>
          <w:szCs w:val="20"/>
        </w:rPr>
        <w:t xml:space="preserve"> without execut</w:t>
      </w:r>
      <w:r>
        <w:rPr>
          <w:rFonts w:cs="Arial"/>
          <w:szCs w:val="20"/>
        </w:rPr>
        <w:t>ing</w:t>
      </w:r>
      <w:r w:rsidR="00A52187">
        <w:rPr>
          <w:rFonts w:cs="Arial"/>
          <w:szCs w:val="20"/>
        </w:rPr>
        <w:t xml:space="preserve"> any checks.</w:t>
      </w:r>
    </w:p>
    <w:p w14:paraId="3B624C3C" w14:textId="77777777" w:rsidR="00A52187" w:rsidRPr="009D1B32" w:rsidRDefault="00A52187" w:rsidP="00241E8A">
      <w:pPr>
        <w:ind w:left="714"/>
      </w:pPr>
    </w:p>
    <w:p w14:paraId="45137103" w14:textId="77777777" w:rsidR="007F425C" w:rsidRPr="0048247D" w:rsidRDefault="007F425C" w:rsidP="0048247D">
      <w:pPr>
        <w:pStyle w:val="Titolo3"/>
      </w:pPr>
      <w:bookmarkStart w:id="414" w:name="_Toc68684802"/>
      <w:r w:rsidRPr="0048247D">
        <w:t>3.5.1 Threshold file generator</w:t>
      </w:r>
      <w:bookmarkEnd w:id="414"/>
    </w:p>
    <w:p w14:paraId="15E36A6A" w14:textId="28188CB0" w:rsidR="007F425C" w:rsidRPr="00F63B3F" w:rsidRDefault="007F425C" w:rsidP="00C86866">
      <w:pPr>
        <w:spacing w:before="120"/>
        <w:rPr>
          <w:rFonts w:cs="Arial"/>
          <w:szCs w:val="20"/>
        </w:rPr>
      </w:pPr>
      <w:r w:rsidRPr="00F63B3F">
        <w:rPr>
          <w:rFonts w:cs="Arial"/>
          <w:szCs w:val="20"/>
        </w:rPr>
        <w:t xml:space="preserve">The generator of </w:t>
      </w:r>
      <w:r w:rsidR="0064325A">
        <w:rPr>
          <w:rFonts w:cs="Arial"/>
          <w:szCs w:val="20"/>
        </w:rPr>
        <w:t xml:space="preserve">the </w:t>
      </w:r>
      <w:r w:rsidRPr="00F63B3F">
        <w:rPr>
          <w:rFonts w:cs="Arial"/>
          <w:szCs w:val="20"/>
        </w:rPr>
        <w:t>threshold files (daily and season</w:t>
      </w:r>
      <w:r w:rsidR="0064325A">
        <w:rPr>
          <w:rFonts w:cs="Arial"/>
          <w:szCs w:val="20"/>
        </w:rPr>
        <w:t>al</w:t>
      </w:r>
      <w:r w:rsidRPr="00F63B3F">
        <w:rPr>
          <w:rFonts w:cs="Arial"/>
          <w:szCs w:val="20"/>
        </w:rPr>
        <w:t xml:space="preserve">) is a module that </w:t>
      </w:r>
      <w:r w:rsidR="0064325A">
        <w:rPr>
          <w:rFonts w:cs="Arial"/>
          <w:szCs w:val="20"/>
        </w:rPr>
        <w:t xml:space="preserve">does not </w:t>
      </w:r>
      <w:r w:rsidRPr="00F63B3F">
        <w:rPr>
          <w:rFonts w:cs="Arial"/>
          <w:szCs w:val="20"/>
        </w:rPr>
        <w:t xml:space="preserve">run </w:t>
      </w:r>
      <w:r w:rsidR="0064325A">
        <w:rPr>
          <w:rFonts w:cs="Arial"/>
          <w:szCs w:val="20"/>
        </w:rPr>
        <w:t>in NRT</w:t>
      </w:r>
      <w:r w:rsidRPr="00F63B3F">
        <w:rPr>
          <w:rFonts w:cs="Arial"/>
          <w:szCs w:val="20"/>
        </w:rPr>
        <w:t>. It run</w:t>
      </w:r>
      <w:r w:rsidR="0064325A">
        <w:rPr>
          <w:rFonts w:cs="Arial"/>
          <w:szCs w:val="20"/>
        </w:rPr>
        <w:t>s</w:t>
      </w:r>
      <w:r w:rsidRPr="00F63B3F">
        <w:rPr>
          <w:rFonts w:cs="Arial"/>
          <w:szCs w:val="20"/>
        </w:rPr>
        <w:t xml:space="preserve"> o</w:t>
      </w:r>
      <w:r w:rsidR="000B1B46" w:rsidRPr="00F63B3F">
        <w:rPr>
          <w:rFonts w:cs="Arial"/>
          <w:szCs w:val="20"/>
        </w:rPr>
        <w:t xml:space="preserve">nce </w:t>
      </w:r>
      <w:r w:rsidR="0064325A">
        <w:rPr>
          <w:rFonts w:cs="Arial"/>
          <w:szCs w:val="20"/>
        </w:rPr>
        <w:t>per</w:t>
      </w:r>
      <w:r w:rsidR="000B1B46" w:rsidRPr="00F63B3F">
        <w:rPr>
          <w:rFonts w:cs="Arial"/>
          <w:szCs w:val="20"/>
        </w:rPr>
        <w:t xml:space="preserve"> year and generate</w:t>
      </w:r>
      <w:r w:rsidR="0064325A">
        <w:rPr>
          <w:rFonts w:cs="Arial"/>
          <w:szCs w:val="20"/>
        </w:rPr>
        <w:t>s</w:t>
      </w:r>
      <w:r w:rsidR="000B1B46" w:rsidRPr="00F63B3F">
        <w:rPr>
          <w:rFonts w:cs="Arial"/>
          <w:szCs w:val="20"/>
        </w:rPr>
        <w:t xml:space="preserve"> t</w:t>
      </w:r>
      <w:r w:rsidRPr="00F63B3F">
        <w:rPr>
          <w:rFonts w:cs="Arial"/>
          <w:szCs w:val="20"/>
        </w:rPr>
        <w:t>w</w:t>
      </w:r>
      <w:r w:rsidR="000B1B46" w:rsidRPr="00F63B3F">
        <w:rPr>
          <w:rFonts w:cs="Arial"/>
          <w:szCs w:val="20"/>
        </w:rPr>
        <w:t>o</w:t>
      </w:r>
      <w:r w:rsidRPr="00F63B3F">
        <w:rPr>
          <w:rFonts w:cs="Arial"/>
          <w:szCs w:val="20"/>
        </w:rPr>
        <w:t xml:space="preserve"> files:</w:t>
      </w:r>
    </w:p>
    <w:p w14:paraId="507634AE" w14:textId="50D9F748" w:rsidR="007F425C" w:rsidRDefault="007F425C">
      <w:pPr>
        <w:pStyle w:val="Paragrafoelenco"/>
      </w:pPr>
      <w:r>
        <w:t xml:space="preserve">Daily threshold file: </w:t>
      </w:r>
      <w:r w:rsidR="0064325A">
        <w:t xml:space="preserve">it </w:t>
      </w:r>
      <w:r>
        <w:t>contains</w:t>
      </w:r>
      <w:r w:rsidRPr="007F425C">
        <w:t xml:space="preserve"> </w:t>
      </w:r>
      <w:r>
        <w:t>for each station and for each day</w:t>
      </w:r>
      <w:r w:rsidR="007D3A9D">
        <w:t>,</w:t>
      </w:r>
      <w:r>
        <w:t xml:space="preserve"> the following properties:</w:t>
      </w:r>
    </w:p>
    <w:tbl>
      <w:tblPr>
        <w:tblStyle w:val="Grigliatab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5"/>
        <w:gridCol w:w="1247"/>
        <w:gridCol w:w="2771"/>
        <w:gridCol w:w="2367"/>
      </w:tblGrid>
      <w:tr w:rsidR="007F425C" w:rsidRPr="00985161" w14:paraId="2E963257" w14:textId="77777777" w:rsidTr="00C8686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1CFDEAF" w14:textId="77777777" w:rsidR="007F425C" w:rsidRPr="00985161" w:rsidRDefault="007F425C" w:rsidP="007F425C">
            <w:pPr>
              <w:rPr>
                <w:rFonts w:cs="Arial"/>
                <w:color w:val="auto"/>
                <w:szCs w:val="20"/>
              </w:rPr>
            </w:pPr>
            <w:r w:rsidRPr="00985161">
              <w:rPr>
                <w:rFonts w:cs="Arial"/>
                <w:color w:val="auto"/>
                <w:szCs w:val="20"/>
              </w:rPr>
              <w:t>Property description</w:t>
            </w:r>
          </w:p>
        </w:tc>
        <w:tc>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7E9ED9DB" w14:textId="77777777" w:rsidR="007F425C" w:rsidRPr="00985161" w:rsidRDefault="00BB38A8"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F18912F"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5C867DD5"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7F425C" w:rsidRPr="00985161" w14:paraId="785E3EB3" w14:textId="77777777" w:rsidTr="0098516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31604E7" w14:textId="77777777" w:rsidR="007F425C" w:rsidRPr="00985161" w:rsidRDefault="007F425C" w:rsidP="007F425C">
            <w:pPr>
              <w:rPr>
                <w:rFonts w:cs="Arial"/>
                <w:szCs w:val="20"/>
              </w:rPr>
            </w:pPr>
            <w:r w:rsidRPr="00985161">
              <w:rPr>
                <w:rFonts w:cs="Arial"/>
                <w:szCs w:val="20"/>
              </w:rPr>
              <w:t>Station number</w:t>
            </w:r>
          </w:p>
        </w:tc>
        <w:tc>
          <w:tcPr>
            <w:tcW w:w="1247" w:type="dxa"/>
            <w:shd w:val="clear" w:color="auto" w:fill="auto"/>
          </w:tcPr>
          <w:p w14:paraId="0EC6EED5"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00C51DDA"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2516D7B7"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p>
        </w:tc>
      </w:tr>
      <w:tr w:rsidR="007F425C" w:rsidRPr="00985161" w14:paraId="267AD263"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2985FB6" w14:textId="77777777" w:rsidR="007F425C" w:rsidRPr="00985161" w:rsidRDefault="007F425C" w:rsidP="007F425C">
            <w:pPr>
              <w:rPr>
                <w:rFonts w:cs="Arial"/>
                <w:szCs w:val="20"/>
              </w:rPr>
            </w:pPr>
            <w:r w:rsidRPr="00985161">
              <w:rPr>
                <w:rFonts w:cs="Arial"/>
                <w:szCs w:val="20"/>
              </w:rPr>
              <w:t>Day</w:t>
            </w:r>
          </w:p>
        </w:tc>
        <w:tc>
          <w:tcPr>
            <w:tcW w:w="1247" w:type="dxa"/>
            <w:shd w:val="clear" w:color="auto" w:fill="auto"/>
          </w:tcPr>
          <w:p w14:paraId="3A9CA2F5"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w:t>
            </w:r>
          </w:p>
        </w:tc>
        <w:tc>
          <w:tcPr>
            <w:tcW w:w="2771" w:type="dxa"/>
            <w:shd w:val="clear" w:color="auto" w:fill="auto"/>
          </w:tcPr>
          <w:p w14:paraId="262462AD"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Julien day value for referenced year</w:t>
            </w:r>
          </w:p>
        </w:tc>
        <w:tc>
          <w:tcPr>
            <w:tcW w:w="2367" w:type="dxa"/>
            <w:shd w:val="clear" w:color="auto" w:fill="auto"/>
          </w:tcPr>
          <w:p w14:paraId="5CEA603C"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p>
        </w:tc>
      </w:tr>
      <w:tr w:rsidR="007F425C" w:rsidRPr="00985161" w14:paraId="4638F882"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0E5EBB7" w14:textId="77777777" w:rsidR="007F425C" w:rsidRPr="00985161" w:rsidRDefault="007F425C" w:rsidP="007F425C">
            <w:pPr>
              <w:rPr>
                <w:rFonts w:cs="Arial"/>
                <w:szCs w:val="20"/>
              </w:rPr>
            </w:pPr>
            <w:r w:rsidRPr="00985161">
              <w:rPr>
                <w:rFonts w:cs="Arial"/>
                <w:szCs w:val="20"/>
              </w:rPr>
              <w:t>Mean temperature 99 percentile</w:t>
            </w:r>
          </w:p>
        </w:tc>
        <w:tc>
          <w:tcPr>
            <w:tcW w:w="1247" w:type="dxa"/>
            <w:shd w:val="clear" w:color="auto" w:fill="auto"/>
          </w:tcPr>
          <w:p w14:paraId="1F90BDD3"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MT99</w:t>
            </w:r>
          </w:p>
        </w:tc>
        <w:tc>
          <w:tcPr>
            <w:tcW w:w="2771" w:type="dxa"/>
            <w:shd w:val="clear" w:color="auto" w:fill="auto"/>
          </w:tcPr>
          <w:p w14:paraId="0ECF022D"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6932681"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59AB74E2"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2A25E4F" w14:textId="77777777" w:rsidR="007F425C" w:rsidRPr="00985161" w:rsidRDefault="007F425C" w:rsidP="007F425C">
            <w:pPr>
              <w:rPr>
                <w:rFonts w:cs="Arial"/>
                <w:szCs w:val="20"/>
              </w:rPr>
            </w:pPr>
            <w:r w:rsidRPr="00985161">
              <w:rPr>
                <w:rFonts w:cs="Arial"/>
                <w:szCs w:val="20"/>
              </w:rPr>
              <w:t>Mean temperature 1 percentile</w:t>
            </w:r>
          </w:p>
        </w:tc>
        <w:tc>
          <w:tcPr>
            <w:tcW w:w="1247" w:type="dxa"/>
            <w:shd w:val="clear" w:color="auto" w:fill="auto"/>
          </w:tcPr>
          <w:p w14:paraId="7A08B052"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MT1</w:t>
            </w:r>
          </w:p>
        </w:tc>
        <w:tc>
          <w:tcPr>
            <w:tcW w:w="2771" w:type="dxa"/>
            <w:shd w:val="clear" w:color="auto" w:fill="auto"/>
          </w:tcPr>
          <w:p w14:paraId="3A613FC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FD7ECFD"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65893444"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1AFED2D" w14:textId="77777777" w:rsidR="007F425C" w:rsidRPr="00985161" w:rsidRDefault="007F425C" w:rsidP="007F425C">
            <w:pPr>
              <w:rPr>
                <w:rFonts w:cs="Arial"/>
                <w:szCs w:val="20"/>
              </w:rPr>
            </w:pPr>
            <w:r w:rsidRPr="00985161">
              <w:rPr>
                <w:rFonts w:cs="Arial"/>
                <w:szCs w:val="20"/>
              </w:rPr>
              <w:t>Maximum temperature 99 percentile</w:t>
            </w:r>
          </w:p>
        </w:tc>
        <w:tc>
          <w:tcPr>
            <w:tcW w:w="1247" w:type="dxa"/>
            <w:shd w:val="clear" w:color="auto" w:fill="auto"/>
          </w:tcPr>
          <w:p w14:paraId="752AA07A"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MTX99</w:t>
            </w:r>
          </w:p>
        </w:tc>
        <w:tc>
          <w:tcPr>
            <w:tcW w:w="2771" w:type="dxa"/>
            <w:shd w:val="clear" w:color="auto" w:fill="auto"/>
          </w:tcPr>
          <w:p w14:paraId="7F5B4CF2"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CA3DE04"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1E446121"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BA6F56F" w14:textId="77777777" w:rsidR="007F425C" w:rsidRPr="00985161" w:rsidRDefault="007F425C" w:rsidP="007F425C">
            <w:pPr>
              <w:rPr>
                <w:rFonts w:cs="Arial"/>
                <w:szCs w:val="20"/>
              </w:rPr>
            </w:pPr>
            <w:r w:rsidRPr="00985161">
              <w:rPr>
                <w:rFonts w:cs="Arial"/>
                <w:szCs w:val="20"/>
              </w:rPr>
              <w:t>Maximum Temperature 1 percentile</w:t>
            </w:r>
          </w:p>
        </w:tc>
        <w:tc>
          <w:tcPr>
            <w:tcW w:w="1247" w:type="dxa"/>
            <w:shd w:val="clear" w:color="auto" w:fill="auto"/>
          </w:tcPr>
          <w:p w14:paraId="2F229045"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MTX1</w:t>
            </w:r>
          </w:p>
        </w:tc>
        <w:tc>
          <w:tcPr>
            <w:tcW w:w="2771" w:type="dxa"/>
            <w:shd w:val="clear" w:color="auto" w:fill="auto"/>
          </w:tcPr>
          <w:p w14:paraId="5C0584F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ACA4EF8"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985161" w14:paraId="0A79D24A"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04EEB15" w14:textId="77777777" w:rsidR="007F425C" w:rsidRPr="00985161" w:rsidRDefault="007F425C" w:rsidP="007F425C">
            <w:pPr>
              <w:rPr>
                <w:rFonts w:cs="Arial"/>
                <w:szCs w:val="20"/>
              </w:rPr>
            </w:pPr>
            <w:r w:rsidRPr="00985161">
              <w:rPr>
                <w:rFonts w:cs="Arial"/>
                <w:szCs w:val="20"/>
              </w:rPr>
              <w:t>Minimum Temperature 99 percentile</w:t>
            </w:r>
          </w:p>
        </w:tc>
        <w:tc>
          <w:tcPr>
            <w:tcW w:w="1247" w:type="dxa"/>
            <w:shd w:val="clear" w:color="auto" w:fill="auto"/>
          </w:tcPr>
          <w:p w14:paraId="2E9D5208"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MTN99</w:t>
            </w:r>
          </w:p>
        </w:tc>
        <w:tc>
          <w:tcPr>
            <w:tcW w:w="2771" w:type="dxa"/>
            <w:shd w:val="clear" w:color="auto" w:fill="auto"/>
          </w:tcPr>
          <w:p w14:paraId="6460C8BB"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001A73D"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r>
      <w:tr w:rsidR="007F425C" w:rsidRPr="00985161" w14:paraId="0401EDFA"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E850F8F" w14:textId="77777777" w:rsidR="007F425C" w:rsidRPr="00985161" w:rsidRDefault="007F425C" w:rsidP="007F425C">
            <w:pPr>
              <w:rPr>
                <w:rFonts w:cs="Arial"/>
                <w:szCs w:val="20"/>
              </w:rPr>
            </w:pPr>
            <w:r w:rsidRPr="00985161">
              <w:rPr>
                <w:rFonts w:cs="Arial"/>
                <w:szCs w:val="20"/>
              </w:rPr>
              <w:t>Minimum Temperature 1 percentile</w:t>
            </w:r>
          </w:p>
        </w:tc>
        <w:tc>
          <w:tcPr>
            <w:tcW w:w="1247" w:type="dxa"/>
            <w:shd w:val="clear" w:color="auto" w:fill="auto"/>
          </w:tcPr>
          <w:p w14:paraId="51B2E75F"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MTN1</w:t>
            </w:r>
          </w:p>
        </w:tc>
        <w:tc>
          <w:tcPr>
            <w:tcW w:w="2771" w:type="dxa"/>
            <w:shd w:val="clear" w:color="auto" w:fill="auto"/>
          </w:tcPr>
          <w:p w14:paraId="5762FC41"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0B74342A"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D3A9D" w:rsidRPr="00985161" w14:paraId="533A6A15"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shd w:val="clear" w:color="auto" w:fill="auto"/>
          </w:tcPr>
          <w:p w14:paraId="59134492" w14:textId="77777777" w:rsidR="007D3A9D" w:rsidRPr="00985161" w:rsidRDefault="00FB44C4" w:rsidP="007F425C">
            <w:pPr>
              <w:rPr>
                <w:rFonts w:cs="Arial"/>
                <w:szCs w:val="20"/>
              </w:rPr>
            </w:pPr>
            <w:r w:rsidRPr="00985161">
              <w:rPr>
                <w:rFonts w:cs="Arial"/>
                <w:szCs w:val="20"/>
              </w:rPr>
              <w:t>Mean temperature prediction indicators using the mean temperature of 5 closest station</w:t>
            </w:r>
            <w:r w:rsidR="0076591C" w:rsidRPr="0076591C">
              <w:rPr>
                <w:rFonts w:cs="Arial"/>
                <w:szCs w:val="20"/>
              </w:rPr>
              <w:t xml:space="preserve"> [NOT AVAILABLE YET]</w:t>
            </w:r>
          </w:p>
        </w:tc>
      </w:tr>
      <w:tr w:rsidR="00BA1D6C" w:rsidRPr="00985161" w14:paraId="3BB19597"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30487B1" w14:textId="77777777" w:rsidR="00BA1D6C" w:rsidRPr="00985161" w:rsidRDefault="00BA1D6C" w:rsidP="00BA1D6C">
            <w:pPr>
              <w:rPr>
                <w:rFonts w:cs="Arial"/>
                <w:szCs w:val="20"/>
              </w:rPr>
            </w:pPr>
            <w:r w:rsidRPr="00985161">
              <w:rPr>
                <w:rFonts w:cs="Arial"/>
                <w:szCs w:val="20"/>
              </w:rPr>
              <w:t>1</w:t>
            </w:r>
            <w:r w:rsidRPr="00985161">
              <w:rPr>
                <w:rFonts w:cs="Arial"/>
                <w:szCs w:val="20"/>
                <w:vertAlign w:val="superscript"/>
              </w:rPr>
              <w:t>st</w:t>
            </w:r>
            <w:r w:rsidRPr="00985161">
              <w:rPr>
                <w:rFonts w:cs="Arial"/>
                <w:szCs w:val="20"/>
              </w:rPr>
              <w:t xml:space="preserve"> indicator</w:t>
            </w:r>
          </w:p>
        </w:tc>
        <w:tc>
          <w:tcPr>
            <w:tcW w:w="1247" w:type="dxa"/>
            <w:shd w:val="clear" w:color="auto" w:fill="auto"/>
          </w:tcPr>
          <w:p w14:paraId="5FD63F88"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MTC5_1</w:t>
            </w:r>
          </w:p>
        </w:tc>
        <w:tc>
          <w:tcPr>
            <w:tcW w:w="2771" w:type="dxa"/>
            <w:shd w:val="clear" w:color="auto" w:fill="auto"/>
          </w:tcPr>
          <w:p w14:paraId="39502105"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20F9AC7"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707E8725"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6C49EC5" w14:textId="77777777" w:rsidR="00BA1D6C" w:rsidRPr="00985161" w:rsidRDefault="00BA1D6C" w:rsidP="00BA1D6C">
            <w:pPr>
              <w:rPr>
                <w:rFonts w:cs="Arial"/>
                <w:szCs w:val="20"/>
              </w:rPr>
            </w:pPr>
            <w:r w:rsidRPr="00985161">
              <w:rPr>
                <w:rFonts w:cs="Arial"/>
                <w:szCs w:val="20"/>
              </w:rPr>
              <w:lastRenderedPageBreak/>
              <w:t>2</w:t>
            </w:r>
            <w:r w:rsidRPr="00985161">
              <w:rPr>
                <w:rFonts w:cs="Arial"/>
                <w:szCs w:val="20"/>
                <w:vertAlign w:val="superscript"/>
              </w:rPr>
              <w:t>nd</w:t>
            </w:r>
            <w:r w:rsidRPr="00985161">
              <w:rPr>
                <w:rFonts w:cs="Arial"/>
                <w:szCs w:val="20"/>
              </w:rPr>
              <w:t xml:space="preserve"> indicator</w:t>
            </w:r>
          </w:p>
        </w:tc>
        <w:tc>
          <w:tcPr>
            <w:tcW w:w="1247" w:type="dxa"/>
            <w:shd w:val="clear" w:color="auto" w:fill="auto"/>
          </w:tcPr>
          <w:p w14:paraId="600BA808"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MTC5_2</w:t>
            </w:r>
          </w:p>
        </w:tc>
        <w:tc>
          <w:tcPr>
            <w:tcW w:w="2771" w:type="dxa"/>
            <w:shd w:val="clear" w:color="auto" w:fill="auto"/>
          </w:tcPr>
          <w:p w14:paraId="3A3A2B26"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962E63"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32361A49"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11387F5" w14:textId="77777777" w:rsidR="00BA1D6C" w:rsidRPr="00985161" w:rsidRDefault="00F20337" w:rsidP="00F20337">
            <w:pPr>
              <w:rPr>
                <w:rFonts w:cs="Arial"/>
                <w:szCs w:val="20"/>
              </w:rPr>
            </w:pPr>
            <w:r w:rsidRPr="00985161">
              <w:rPr>
                <w:rFonts w:cs="Arial"/>
                <w:szCs w:val="20"/>
              </w:rPr>
              <w:t>3</w:t>
            </w:r>
            <w:r w:rsidRPr="00985161">
              <w:rPr>
                <w:rFonts w:cs="Arial"/>
                <w:szCs w:val="20"/>
                <w:vertAlign w:val="superscript"/>
              </w:rPr>
              <w:t>rd</w:t>
            </w:r>
            <w:r w:rsidRPr="00985161">
              <w:rPr>
                <w:rFonts w:cs="Arial"/>
                <w:szCs w:val="20"/>
              </w:rPr>
              <w:t xml:space="preserve"> indicator</w:t>
            </w:r>
          </w:p>
        </w:tc>
        <w:tc>
          <w:tcPr>
            <w:tcW w:w="1247" w:type="dxa"/>
            <w:shd w:val="clear" w:color="auto" w:fill="auto"/>
          </w:tcPr>
          <w:p w14:paraId="2553A30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MTC5_3</w:t>
            </w:r>
          </w:p>
        </w:tc>
        <w:tc>
          <w:tcPr>
            <w:tcW w:w="2771" w:type="dxa"/>
            <w:shd w:val="clear" w:color="auto" w:fill="auto"/>
          </w:tcPr>
          <w:p w14:paraId="14A272B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71816F9"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6C0C33DB"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609B3577" w14:textId="77777777" w:rsidR="00BA1D6C" w:rsidRPr="00985161" w:rsidRDefault="00BA1D6C" w:rsidP="00BA1D6C">
            <w:pPr>
              <w:rPr>
                <w:rFonts w:cs="Arial"/>
                <w:szCs w:val="20"/>
              </w:rPr>
            </w:pPr>
            <w:r w:rsidRPr="00985161">
              <w:rPr>
                <w:rFonts w:cs="Arial"/>
                <w:szCs w:val="20"/>
              </w:rPr>
              <w:t>4</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3D5EF2FE"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MTC5_4</w:t>
            </w:r>
          </w:p>
        </w:tc>
        <w:tc>
          <w:tcPr>
            <w:tcW w:w="2771" w:type="dxa"/>
            <w:shd w:val="clear" w:color="auto" w:fill="auto"/>
          </w:tcPr>
          <w:p w14:paraId="7E9CCF2A"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0C476BE"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02509245"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B2E5AC9" w14:textId="77777777" w:rsidR="00BA1D6C" w:rsidRPr="00985161" w:rsidRDefault="00BA1D6C" w:rsidP="00BA1D6C">
            <w:pPr>
              <w:rPr>
                <w:rFonts w:cs="Arial"/>
                <w:szCs w:val="20"/>
              </w:rPr>
            </w:pPr>
            <w:r w:rsidRPr="00985161">
              <w:rPr>
                <w:rFonts w:cs="Arial"/>
                <w:szCs w:val="20"/>
              </w:rPr>
              <w:t>5</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2C5D9F2C"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MTC5_5</w:t>
            </w:r>
          </w:p>
        </w:tc>
        <w:tc>
          <w:tcPr>
            <w:tcW w:w="2771" w:type="dxa"/>
            <w:shd w:val="clear" w:color="auto" w:fill="auto"/>
          </w:tcPr>
          <w:p w14:paraId="1EB01FC5"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5BF98AA" w14:textId="77777777" w:rsidR="00BA1D6C" w:rsidRPr="00985161" w:rsidRDefault="00BA1D6C" w:rsidP="00BA1D6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BA1D6C" w:rsidRPr="00985161" w14:paraId="4D6DCCC1"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680812BE" w14:textId="77777777" w:rsidR="00BA1D6C" w:rsidRPr="00985161" w:rsidRDefault="00BA1D6C" w:rsidP="00BA1D6C">
            <w:pPr>
              <w:rPr>
                <w:rFonts w:cs="Arial"/>
                <w:szCs w:val="20"/>
              </w:rPr>
            </w:pPr>
            <w:r w:rsidRPr="00985161">
              <w:rPr>
                <w:rFonts w:cs="Arial"/>
                <w:szCs w:val="20"/>
              </w:rPr>
              <w:t>6</w:t>
            </w:r>
            <w:r w:rsidRPr="00985161">
              <w:rPr>
                <w:rFonts w:cs="Arial"/>
                <w:szCs w:val="20"/>
                <w:vertAlign w:val="superscript"/>
              </w:rPr>
              <w:t>th</w:t>
            </w:r>
            <w:r w:rsidRPr="00985161">
              <w:rPr>
                <w:rFonts w:cs="Arial"/>
                <w:szCs w:val="20"/>
              </w:rPr>
              <w:t xml:space="preserve"> indicator</w:t>
            </w:r>
          </w:p>
        </w:tc>
        <w:tc>
          <w:tcPr>
            <w:tcW w:w="1247" w:type="dxa"/>
            <w:shd w:val="clear" w:color="auto" w:fill="auto"/>
          </w:tcPr>
          <w:p w14:paraId="18C3ED47"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MTC5_6</w:t>
            </w:r>
          </w:p>
        </w:tc>
        <w:tc>
          <w:tcPr>
            <w:tcW w:w="2771" w:type="dxa"/>
            <w:shd w:val="clear" w:color="auto" w:fill="auto"/>
          </w:tcPr>
          <w:p w14:paraId="2F7276A4"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553E2DBF" w14:textId="77777777" w:rsidR="00BA1D6C" w:rsidRPr="00985161" w:rsidRDefault="00BA1D6C" w:rsidP="00BA1D6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bl>
    <w:p w14:paraId="0854F630" w14:textId="77777777" w:rsidR="00F63B3F" w:rsidRDefault="00F63B3F" w:rsidP="007D3A9D">
      <w:pPr>
        <w:rPr>
          <w:rFonts w:cs="Arial"/>
          <w:szCs w:val="20"/>
        </w:rPr>
      </w:pPr>
    </w:p>
    <w:p w14:paraId="3E753C65" w14:textId="391006F0" w:rsidR="007D3A9D" w:rsidRPr="00F63B3F" w:rsidRDefault="007D3A9D" w:rsidP="007D3A9D">
      <w:pPr>
        <w:rPr>
          <w:rFonts w:cs="Arial"/>
          <w:szCs w:val="20"/>
        </w:rPr>
      </w:pPr>
      <w:r w:rsidRPr="00F63B3F">
        <w:rPr>
          <w:rFonts w:cs="Arial"/>
          <w:szCs w:val="20"/>
        </w:rPr>
        <w:t>The values for the temperature columns are calculate</w:t>
      </w:r>
      <w:r w:rsidR="0064325A">
        <w:rPr>
          <w:rFonts w:cs="Arial"/>
          <w:szCs w:val="20"/>
        </w:rPr>
        <w:t>d by</w:t>
      </w:r>
      <w:r w:rsidRPr="00F63B3F">
        <w:rPr>
          <w:rFonts w:cs="Arial"/>
          <w:szCs w:val="20"/>
        </w:rPr>
        <w:t xml:space="preserve"> using </w:t>
      </w:r>
      <w:r w:rsidR="0064325A">
        <w:rPr>
          <w:rFonts w:cs="Arial"/>
          <w:szCs w:val="20"/>
        </w:rPr>
        <w:t xml:space="preserve">a complex approach described in the companion paper with </w:t>
      </w:r>
      <w:r w:rsidRPr="00F63B3F">
        <w:rPr>
          <w:rFonts w:cs="Arial"/>
          <w:szCs w:val="20"/>
        </w:rPr>
        <w:t xml:space="preserve"> data </w:t>
      </w:r>
      <w:r w:rsidR="0064325A">
        <w:rPr>
          <w:rFonts w:cs="Arial"/>
          <w:szCs w:val="20"/>
        </w:rPr>
        <w:t xml:space="preserve">in the </w:t>
      </w:r>
      <w:r w:rsidRPr="00F63B3F">
        <w:rPr>
          <w:rFonts w:cs="Arial"/>
          <w:szCs w:val="20"/>
        </w:rPr>
        <w:t>interval 1985 –</w:t>
      </w:r>
      <w:r w:rsidR="0064325A">
        <w:rPr>
          <w:rFonts w:cs="Arial"/>
          <w:szCs w:val="20"/>
        </w:rPr>
        <w:t xml:space="preserve"> </w:t>
      </w:r>
      <w:r w:rsidRPr="00F63B3F">
        <w:rPr>
          <w:rFonts w:cs="Arial"/>
          <w:szCs w:val="20"/>
        </w:rPr>
        <w:t>201</w:t>
      </w:r>
      <w:r w:rsidR="00B97280">
        <w:rPr>
          <w:rFonts w:cs="Arial"/>
          <w:szCs w:val="20"/>
        </w:rPr>
        <w:t>8</w:t>
      </w:r>
      <w:r w:rsidRPr="00F63B3F">
        <w:rPr>
          <w:rFonts w:cs="Arial"/>
          <w:szCs w:val="20"/>
        </w:rPr>
        <w:t xml:space="preserve">. </w:t>
      </w:r>
      <w:r w:rsidR="0026777B" w:rsidRPr="00F63B3F">
        <w:rPr>
          <w:rFonts w:cs="Arial"/>
          <w:szCs w:val="20"/>
        </w:rPr>
        <w:t>The daily threshold file contains, for each station, the mean temperatures values for each day of the analyzed year.</w:t>
      </w:r>
      <w:r w:rsidRPr="00F63B3F">
        <w:rPr>
          <w:rFonts w:cs="Arial"/>
          <w:szCs w:val="20"/>
        </w:rPr>
        <w:t xml:space="preserve"> </w:t>
      </w:r>
    </w:p>
    <w:p w14:paraId="76F4DC1C" w14:textId="7344B15B" w:rsidR="007F425C" w:rsidRDefault="007F425C">
      <w:pPr>
        <w:pStyle w:val="Paragrafoelenco"/>
      </w:pPr>
      <w:r>
        <w:t>Season</w:t>
      </w:r>
      <w:r w:rsidR="0064325A">
        <w:t>al</w:t>
      </w:r>
      <w:r>
        <w:t xml:space="preserve"> threshold file: </w:t>
      </w:r>
      <w:r w:rsidR="0064325A">
        <w:t>it</w:t>
      </w:r>
      <w:r>
        <w:t>contains for each station and for each season (winter, spring, summer, autumn)</w:t>
      </w:r>
      <w:r w:rsidR="007D3A9D">
        <w:t>,</w:t>
      </w:r>
      <w:r>
        <w:t xml:space="preserve"> the following properties:</w:t>
      </w:r>
    </w:p>
    <w:tbl>
      <w:tblPr>
        <w:tblStyle w:val="Grigliatab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5"/>
        <w:gridCol w:w="1247"/>
        <w:gridCol w:w="2771"/>
        <w:gridCol w:w="2367"/>
      </w:tblGrid>
      <w:tr w:rsidR="007F425C" w:rsidRPr="00DF5554" w14:paraId="192D6C7F" w14:textId="77777777" w:rsidTr="00C8686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AAD1888" w14:textId="77777777" w:rsidR="007F425C" w:rsidRPr="00985161" w:rsidRDefault="00EA7806" w:rsidP="007F425C">
            <w:pPr>
              <w:rPr>
                <w:rFonts w:cs="Arial"/>
                <w:color w:val="auto"/>
                <w:szCs w:val="20"/>
              </w:rPr>
            </w:pPr>
            <w:r w:rsidRPr="00985161">
              <w:rPr>
                <w:rFonts w:cs="Arial"/>
                <w:color w:val="auto"/>
                <w:szCs w:val="20"/>
              </w:rPr>
              <w:t>D</w:t>
            </w:r>
            <w:r w:rsidR="007F425C" w:rsidRPr="00985161">
              <w:rPr>
                <w:rFonts w:cs="Arial"/>
                <w:color w:val="auto"/>
                <w:szCs w:val="20"/>
              </w:rPr>
              <w:t>escription</w:t>
            </w:r>
          </w:p>
        </w:tc>
        <w:tc>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D92E4B5" w14:textId="77777777" w:rsidR="007F425C" w:rsidRPr="00985161" w:rsidRDefault="00EA7806"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75CE2A7"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616FCD8C" w14:textId="77777777" w:rsidR="007F425C" w:rsidRPr="00985161" w:rsidRDefault="007F425C" w:rsidP="007F425C">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7F425C" w:rsidRPr="00DF5554" w14:paraId="7033C26A" w14:textId="77777777" w:rsidTr="0098516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EA8088B" w14:textId="77777777" w:rsidR="007F425C" w:rsidRPr="00985161" w:rsidRDefault="007F425C" w:rsidP="007F425C">
            <w:pPr>
              <w:rPr>
                <w:rFonts w:cs="Arial"/>
                <w:szCs w:val="20"/>
              </w:rPr>
            </w:pPr>
            <w:r w:rsidRPr="00985161">
              <w:rPr>
                <w:rFonts w:cs="Arial"/>
                <w:szCs w:val="20"/>
              </w:rPr>
              <w:t>Station number</w:t>
            </w:r>
          </w:p>
        </w:tc>
        <w:tc>
          <w:tcPr>
            <w:tcW w:w="1247" w:type="dxa"/>
            <w:shd w:val="clear" w:color="auto" w:fill="auto"/>
          </w:tcPr>
          <w:p w14:paraId="0F5CB67C"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72D15B6E"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AD877D"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p>
        </w:tc>
      </w:tr>
      <w:tr w:rsidR="007F425C" w:rsidRPr="00DF5554" w14:paraId="4F161DFF"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CB64DF4" w14:textId="77777777" w:rsidR="007F425C" w:rsidRPr="00985161" w:rsidRDefault="00FD2B1A" w:rsidP="007F425C">
            <w:pPr>
              <w:rPr>
                <w:rFonts w:cs="Arial"/>
                <w:szCs w:val="20"/>
              </w:rPr>
            </w:pPr>
            <w:r w:rsidRPr="00985161">
              <w:rPr>
                <w:rFonts w:cs="Arial"/>
                <w:szCs w:val="20"/>
              </w:rPr>
              <w:t>Season</w:t>
            </w:r>
          </w:p>
        </w:tc>
        <w:tc>
          <w:tcPr>
            <w:tcW w:w="1247" w:type="dxa"/>
            <w:shd w:val="clear" w:color="auto" w:fill="auto"/>
          </w:tcPr>
          <w:p w14:paraId="48D93D6A" w14:textId="77777777" w:rsidR="007F425C" w:rsidRPr="00985161" w:rsidRDefault="00FD2B1A"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Season</w:t>
            </w:r>
          </w:p>
        </w:tc>
        <w:tc>
          <w:tcPr>
            <w:tcW w:w="2771" w:type="dxa"/>
            <w:shd w:val="clear" w:color="auto" w:fill="auto"/>
          </w:tcPr>
          <w:p w14:paraId="5115F90D"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 xml:space="preserve">Text value with possible values: </w:t>
            </w:r>
            <w:r w:rsidR="00FD2B1A" w:rsidRPr="00985161">
              <w:rPr>
                <w:rFonts w:cs="Arial"/>
                <w:szCs w:val="20"/>
              </w:rPr>
              <w:t>winter / spring / summer / autumn</w:t>
            </w:r>
          </w:p>
        </w:tc>
        <w:tc>
          <w:tcPr>
            <w:tcW w:w="2367" w:type="dxa"/>
            <w:shd w:val="clear" w:color="auto" w:fill="auto"/>
          </w:tcPr>
          <w:p w14:paraId="530056FE"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p>
        </w:tc>
      </w:tr>
      <w:tr w:rsidR="007F425C" w:rsidRPr="00DF5554" w14:paraId="4D1D1B7B"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E89A3AB" w14:textId="77777777" w:rsidR="007F425C" w:rsidRPr="00985161" w:rsidRDefault="007F425C" w:rsidP="00A40C17">
            <w:pPr>
              <w:rPr>
                <w:rFonts w:cs="Arial"/>
                <w:szCs w:val="20"/>
              </w:rPr>
            </w:pPr>
            <w:r w:rsidRPr="00985161">
              <w:rPr>
                <w:rFonts w:cs="Arial"/>
                <w:szCs w:val="20"/>
              </w:rPr>
              <w:t>Mean temperature 9</w:t>
            </w:r>
            <w:r w:rsidR="00297354">
              <w:rPr>
                <w:rFonts w:cs="Arial"/>
                <w:szCs w:val="20"/>
              </w:rPr>
              <w:t>9</w:t>
            </w:r>
            <w:r w:rsidRPr="00985161">
              <w:rPr>
                <w:rFonts w:cs="Arial"/>
                <w:szCs w:val="20"/>
              </w:rPr>
              <w:t xml:space="preserve"> percentile</w:t>
            </w:r>
          </w:p>
        </w:tc>
        <w:tc>
          <w:tcPr>
            <w:tcW w:w="1247" w:type="dxa"/>
            <w:shd w:val="clear" w:color="auto" w:fill="auto"/>
          </w:tcPr>
          <w:p w14:paraId="21589D68" w14:textId="77777777" w:rsidR="007F425C" w:rsidRPr="00985161" w:rsidRDefault="007F425C" w:rsidP="007D3A9D">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MT9</w:t>
            </w:r>
            <w:r w:rsidR="007D3A9D" w:rsidRPr="00985161">
              <w:rPr>
                <w:rFonts w:cs="Arial"/>
                <w:szCs w:val="20"/>
              </w:rPr>
              <w:t>5</w:t>
            </w:r>
          </w:p>
        </w:tc>
        <w:tc>
          <w:tcPr>
            <w:tcW w:w="2771" w:type="dxa"/>
            <w:shd w:val="clear" w:color="auto" w:fill="auto"/>
          </w:tcPr>
          <w:p w14:paraId="5F9B60CB"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6DD268F"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2337BFCB"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0B42E39" w14:textId="77777777" w:rsidR="007F425C" w:rsidRPr="00985161" w:rsidRDefault="007F425C" w:rsidP="00A40C17">
            <w:pPr>
              <w:rPr>
                <w:rFonts w:cs="Arial"/>
                <w:szCs w:val="20"/>
              </w:rPr>
            </w:pPr>
            <w:r w:rsidRPr="00985161">
              <w:rPr>
                <w:rFonts w:cs="Arial"/>
                <w:szCs w:val="20"/>
              </w:rPr>
              <w:t xml:space="preserve">Mean temperature </w:t>
            </w:r>
            <w:r w:rsidR="00297354">
              <w:rPr>
                <w:rFonts w:cs="Arial"/>
                <w:szCs w:val="20"/>
              </w:rPr>
              <w:t>1</w:t>
            </w:r>
            <w:r w:rsidRPr="00985161">
              <w:rPr>
                <w:rFonts w:cs="Arial"/>
                <w:szCs w:val="20"/>
              </w:rPr>
              <w:t xml:space="preserve"> percentile</w:t>
            </w:r>
          </w:p>
        </w:tc>
        <w:tc>
          <w:tcPr>
            <w:tcW w:w="1247" w:type="dxa"/>
            <w:shd w:val="clear" w:color="auto" w:fill="auto"/>
          </w:tcPr>
          <w:p w14:paraId="4B5E3A2A"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MT5</w:t>
            </w:r>
          </w:p>
        </w:tc>
        <w:tc>
          <w:tcPr>
            <w:tcW w:w="2771" w:type="dxa"/>
            <w:shd w:val="clear" w:color="auto" w:fill="auto"/>
          </w:tcPr>
          <w:p w14:paraId="78EA4807"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4EDA2E87"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5D7E1214"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2CC5A4EA" w14:textId="77777777" w:rsidR="007F425C" w:rsidRPr="00985161" w:rsidRDefault="007F425C" w:rsidP="00A40C17">
            <w:pPr>
              <w:rPr>
                <w:rFonts w:cs="Arial"/>
                <w:szCs w:val="20"/>
              </w:rPr>
            </w:pPr>
            <w:r w:rsidRPr="00985161">
              <w:rPr>
                <w:rFonts w:cs="Arial"/>
                <w:szCs w:val="20"/>
              </w:rPr>
              <w:t>Maximum temperature 9</w:t>
            </w:r>
            <w:r w:rsidR="00297354">
              <w:rPr>
                <w:rFonts w:cs="Arial"/>
                <w:szCs w:val="20"/>
              </w:rPr>
              <w:t>9</w:t>
            </w:r>
            <w:r w:rsidRPr="00985161">
              <w:rPr>
                <w:rFonts w:cs="Arial"/>
                <w:szCs w:val="20"/>
              </w:rPr>
              <w:t xml:space="preserve"> percentile</w:t>
            </w:r>
          </w:p>
        </w:tc>
        <w:tc>
          <w:tcPr>
            <w:tcW w:w="1247" w:type="dxa"/>
            <w:shd w:val="clear" w:color="auto" w:fill="auto"/>
          </w:tcPr>
          <w:p w14:paraId="35547A81"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MTX95</w:t>
            </w:r>
          </w:p>
        </w:tc>
        <w:tc>
          <w:tcPr>
            <w:tcW w:w="2771" w:type="dxa"/>
            <w:shd w:val="clear" w:color="auto" w:fill="auto"/>
          </w:tcPr>
          <w:p w14:paraId="04EC6402"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BC55C97"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2BDC415D"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888619B" w14:textId="77777777" w:rsidR="007F425C" w:rsidRPr="00985161" w:rsidRDefault="007F425C" w:rsidP="00297354">
            <w:pPr>
              <w:rPr>
                <w:rFonts w:cs="Arial"/>
                <w:szCs w:val="20"/>
              </w:rPr>
            </w:pPr>
            <w:r w:rsidRPr="00985161">
              <w:rPr>
                <w:rFonts w:cs="Arial"/>
                <w:szCs w:val="20"/>
              </w:rPr>
              <w:t xml:space="preserve">Maximum Temperature </w:t>
            </w:r>
            <w:r w:rsidR="00297354">
              <w:rPr>
                <w:rFonts w:cs="Arial"/>
                <w:szCs w:val="20"/>
              </w:rPr>
              <w:t>1</w:t>
            </w:r>
            <w:r w:rsidRPr="00985161">
              <w:rPr>
                <w:rFonts w:cs="Arial"/>
                <w:szCs w:val="20"/>
              </w:rPr>
              <w:t xml:space="preserve"> percentile</w:t>
            </w:r>
          </w:p>
        </w:tc>
        <w:tc>
          <w:tcPr>
            <w:tcW w:w="1247" w:type="dxa"/>
            <w:shd w:val="clear" w:color="auto" w:fill="auto"/>
          </w:tcPr>
          <w:p w14:paraId="33155711"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MTX5</w:t>
            </w:r>
          </w:p>
        </w:tc>
        <w:tc>
          <w:tcPr>
            <w:tcW w:w="2771" w:type="dxa"/>
            <w:shd w:val="clear" w:color="auto" w:fill="auto"/>
          </w:tcPr>
          <w:p w14:paraId="54BA0642"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F8EFF12"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666F7E97"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3BC44EF3" w14:textId="77777777" w:rsidR="007F425C" w:rsidRPr="00985161" w:rsidRDefault="007F425C" w:rsidP="00A40C17">
            <w:pPr>
              <w:rPr>
                <w:rFonts w:cs="Arial"/>
                <w:szCs w:val="20"/>
              </w:rPr>
            </w:pPr>
            <w:r w:rsidRPr="00985161">
              <w:rPr>
                <w:rFonts w:cs="Arial"/>
                <w:szCs w:val="20"/>
              </w:rPr>
              <w:t>Minimum Temperature 9</w:t>
            </w:r>
            <w:r w:rsidR="00297354">
              <w:rPr>
                <w:rFonts w:cs="Arial"/>
                <w:szCs w:val="20"/>
              </w:rPr>
              <w:t>9</w:t>
            </w:r>
            <w:r w:rsidRPr="00985161">
              <w:rPr>
                <w:rFonts w:cs="Arial"/>
                <w:szCs w:val="20"/>
              </w:rPr>
              <w:t xml:space="preserve"> percentile</w:t>
            </w:r>
          </w:p>
        </w:tc>
        <w:tc>
          <w:tcPr>
            <w:tcW w:w="1247" w:type="dxa"/>
            <w:shd w:val="clear" w:color="auto" w:fill="auto"/>
          </w:tcPr>
          <w:p w14:paraId="751582A9"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MTN95</w:t>
            </w:r>
          </w:p>
        </w:tc>
        <w:tc>
          <w:tcPr>
            <w:tcW w:w="2771" w:type="dxa"/>
            <w:shd w:val="clear" w:color="auto" w:fill="auto"/>
          </w:tcPr>
          <w:p w14:paraId="55428B0C"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4DD3CB9" w14:textId="77777777" w:rsidR="007F425C" w:rsidRPr="00985161" w:rsidRDefault="007F425C" w:rsidP="007F425C">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r>
      <w:tr w:rsidR="007F425C" w:rsidRPr="00DF5554" w14:paraId="329AAA99"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5E584A95" w14:textId="77777777" w:rsidR="007F425C" w:rsidRPr="00985161" w:rsidRDefault="007F425C" w:rsidP="00A40C17">
            <w:pPr>
              <w:rPr>
                <w:rFonts w:cs="Arial"/>
                <w:szCs w:val="20"/>
              </w:rPr>
            </w:pPr>
            <w:r w:rsidRPr="00985161">
              <w:rPr>
                <w:rFonts w:cs="Arial"/>
                <w:szCs w:val="20"/>
              </w:rPr>
              <w:t xml:space="preserve">Minimum Temperature </w:t>
            </w:r>
            <w:r w:rsidR="00297354">
              <w:rPr>
                <w:rFonts w:cs="Arial"/>
                <w:szCs w:val="20"/>
              </w:rPr>
              <w:t>1</w:t>
            </w:r>
            <w:r w:rsidRPr="00985161">
              <w:rPr>
                <w:rFonts w:cs="Arial"/>
                <w:szCs w:val="20"/>
              </w:rPr>
              <w:t xml:space="preserve"> percentile</w:t>
            </w:r>
          </w:p>
        </w:tc>
        <w:tc>
          <w:tcPr>
            <w:tcW w:w="1247" w:type="dxa"/>
            <w:shd w:val="clear" w:color="auto" w:fill="auto"/>
          </w:tcPr>
          <w:p w14:paraId="7C322D4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MTN5</w:t>
            </w:r>
          </w:p>
        </w:tc>
        <w:tc>
          <w:tcPr>
            <w:tcW w:w="2771" w:type="dxa"/>
            <w:shd w:val="clear" w:color="auto" w:fill="auto"/>
          </w:tcPr>
          <w:p w14:paraId="2BFF5C33" w14:textId="77777777" w:rsidR="007F425C"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7E80E9EA" w14:textId="77777777" w:rsidR="007F425C" w:rsidRPr="00985161" w:rsidRDefault="007F425C"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r>
      <w:tr w:rsidR="007F425C" w:rsidRPr="00DF5554" w14:paraId="69BC9E47" w14:textId="77777777" w:rsidTr="0098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728F7B55" w14:textId="77777777" w:rsidR="007F425C" w:rsidRPr="00985161" w:rsidRDefault="00C04E5C" w:rsidP="007F425C">
            <w:pPr>
              <w:rPr>
                <w:rFonts w:cs="Arial"/>
                <w:szCs w:val="20"/>
              </w:rPr>
            </w:pPr>
            <w:r>
              <w:rPr>
                <w:rFonts w:cs="Arial"/>
                <w:szCs w:val="20"/>
              </w:rPr>
              <w:t>Precipitation 10</w:t>
            </w:r>
            <w:r w:rsidR="009A32CF" w:rsidRPr="00985161">
              <w:rPr>
                <w:rFonts w:cs="Arial"/>
                <w:szCs w:val="20"/>
              </w:rPr>
              <w:t>-year return levels of the season</w:t>
            </w:r>
          </w:p>
        </w:tc>
        <w:tc>
          <w:tcPr>
            <w:tcW w:w="1247" w:type="dxa"/>
            <w:shd w:val="clear" w:color="auto" w:fill="auto"/>
          </w:tcPr>
          <w:p w14:paraId="057B5E39" w14:textId="77777777" w:rsidR="007F425C" w:rsidRPr="00985161" w:rsidRDefault="00A40C17"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RRR5Y</w:t>
            </w:r>
          </w:p>
        </w:tc>
        <w:tc>
          <w:tcPr>
            <w:tcW w:w="2771" w:type="dxa"/>
            <w:shd w:val="clear" w:color="auto" w:fill="auto"/>
          </w:tcPr>
          <w:p w14:paraId="68DA6B60" w14:textId="77777777" w:rsidR="007F425C" w:rsidRPr="00985161" w:rsidRDefault="007D3A9D"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1E562455" w14:textId="77777777" w:rsidR="007F425C" w:rsidRPr="00985161" w:rsidRDefault="00A40C17" w:rsidP="007F425C">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w:t>
            </w:r>
          </w:p>
        </w:tc>
      </w:tr>
      <w:tr w:rsidR="00A40C17" w:rsidRPr="00DF5554" w14:paraId="1D25BEF5" w14:textId="77777777" w:rsidTr="00985161">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410FBFD" w14:textId="77777777" w:rsidR="00A40C17" w:rsidRPr="00985161" w:rsidRDefault="00A40C17" w:rsidP="007F425C">
            <w:pPr>
              <w:rPr>
                <w:rFonts w:cs="Arial"/>
                <w:szCs w:val="20"/>
              </w:rPr>
            </w:pPr>
            <w:r w:rsidRPr="00985161">
              <w:rPr>
                <w:rFonts w:cs="Arial"/>
                <w:szCs w:val="20"/>
              </w:rPr>
              <w:t>Wind speed</w:t>
            </w:r>
            <w:r w:rsidR="00C04E5C">
              <w:rPr>
                <w:rFonts w:cs="Arial"/>
                <w:szCs w:val="20"/>
              </w:rPr>
              <w:t xml:space="preserve"> 10</w:t>
            </w:r>
            <w:r w:rsidR="009A32CF" w:rsidRPr="00985161">
              <w:rPr>
                <w:rFonts w:cs="Arial"/>
                <w:szCs w:val="20"/>
              </w:rPr>
              <w:t>-year return levels of the season</w:t>
            </w:r>
          </w:p>
        </w:tc>
        <w:tc>
          <w:tcPr>
            <w:tcW w:w="1247" w:type="dxa"/>
            <w:shd w:val="clear" w:color="auto" w:fill="auto"/>
          </w:tcPr>
          <w:p w14:paraId="1A9FC57F" w14:textId="77777777" w:rsidR="00A40C17" w:rsidRPr="00985161" w:rsidRDefault="00A40C17"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FF5Y</w:t>
            </w:r>
          </w:p>
        </w:tc>
        <w:tc>
          <w:tcPr>
            <w:tcW w:w="2771" w:type="dxa"/>
            <w:shd w:val="clear" w:color="auto" w:fill="auto"/>
          </w:tcPr>
          <w:p w14:paraId="7E684F88" w14:textId="77777777" w:rsidR="00A40C17" w:rsidRPr="00985161" w:rsidRDefault="007D3A9D"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02C00FAB" w14:textId="77777777" w:rsidR="00A40C17" w:rsidRPr="00985161" w:rsidRDefault="00A40C17" w:rsidP="007F425C">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m/s</w:t>
            </w:r>
          </w:p>
        </w:tc>
      </w:tr>
    </w:tbl>
    <w:p w14:paraId="4C1B7A72" w14:textId="77777777" w:rsidR="00FD2B1A" w:rsidRDefault="00FD2B1A" w:rsidP="007F425C"/>
    <w:p w14:paraId="55355628" w14:textId="3B1176DD" w:rsidR="007D3A9D" w:rsidRPr="00F63B3F" w:rsidRDefault="007D3A9D" w:rsidP="007D3A9D">
      <w:pPr>
        <w:rPr>
          <w:rFonts w:cs="Arial"/>
          <w:szCs w:val="20"/>
        </w:rPr>
      </w:pPr>
      <w:r w:rsidRPr="00F63B3F">
        <w:rPr>
          <w:rFonts w:cs="Arial"/>
          <w:szCs w:val="20"/>
        </w:rPr>
        <w:t xml:space="preserve">The values </w:t>
      </w:r>
      <w:r w:rsidR="0064325A">
        <w:rPr>
          <w:rFonts w:cs="Arial"/>
          <w:szCs w:val="20"/>
        </w:rPr>
        <w:t>of all</w:t>
      </w:r>
      <w:r w:rsidRPr="00F63B3F">
        <w:rPr>
          <w:rFonts w:cs="Arial"/>
          <w:szCs w:val="20"/>
        </w:rPr>
        <w:t xml:space="preserve"> columns are calculate</w:t>
      </w:r>
      <w:r w:rsidR="0064325A">
        <w:rPr>
          <w:rFonts w:cs="Arial"/>
          <w:szCs w:val="20"/>
        </w:rPr>
        <w:t>d</w:t>
      </w:r>
      <w:r w:rsidRPr="00F63B3F">
        <w:rPr>
          <w:rFonts w:cs="Arial"/>
          <w:szCs w:val="20"/>
        </w:rPr>
        <w:t xml:space="preserve"> </w:t>
      </w:r>
      <w:r w:rsidR="0064325A">
        <w:rPr>
          <w:rFonts w:cs="Arial"/>
          <w:szCs w:val="20"/>
        </w:rPr>
        <w:t xml:space="preserve">by </w:t>
      </w:r>
      <w:r w:rsidRPr="00F63B3F">
        <w:rPr>
          <w:rFonts w:cs="Arial"/>
          <w:szCs w:val="20"/>
        </w:rPr>
        <w:t>using the</w:t>
      </w:r>
      <w:r w:rsidR="0064325A">
        <w:rPr>
          <w:rFonts w:cs="Arial"/>
          <w:szCs w:val="20"/>
        </w:rPr>
        <w:t xml:space="preserve"> approach described in the companion paper</w:t>
      </w:r>
      <w:r w:rsidR="000974DA">
        <w:rPr>
          <w:rFonts w:cs="Arial"/>
          <w:szCs w:val="20"/>
        </w:rPr>
        <w:t xml:space="preserve"> </w:t>
      </w:r>
      <w:r w:rsidRPr="00F63B3F">
        <w:rPr>
          <w:rFonts w:cs="Arial"/>
          <w:szCs w:val="20"/>
        </w:rPr>
        <w:t xml:space="preserve">with data </w:t>
      </w:r>
      <w:r w:rsidR="0064325A">
        <w:rPr>
          <w:rFonts w:cs="Arial"/>
          <w:szCs w:val="20"/>
        </w:rPr>
        <w:t xml:space="preserve">in the </w:t>
      </w:r>
      <w:r w:rsidRPr="00F63B3F">
        <w:rPr>
          <w:rFonts w:cs="Arial"/>
          <w:szCs w:val="20"/>
        </w:rPr>
        <w:t>interval 1985 –201</w:t>
      </w:r>
      <w:r w:rsidR="002D4C66">
        <w:rPr>
          <w:rFonts w:cs="Arial"/>
          <w:szCs w:val="20"/>
        </w:rPr>
        <w:t>8</w:t>
      </w:r>
      <w:r w:rsidRPr="00F63B3F">
        <w:rPr>
          <w:rFonts w:cs="Arial"/>
          <w:szCs w:val="20"/>
        </w:rPr>
        <w:t xml:space="preserve"> for each station and for each season</w:t>
      </w:r>
      <w:r w:rsidR="0064325A">
        <w:rPr>
          <w:rFonts w:cs="Arial"/>
          <w:szCs w:val="20"/>
        </w:rPr>
        <w:t>.</w:t>
      </w:r>
      <w:r w:rsidRPr="00F63B3F">
        <w:rPr>
          <w:rFonts w:cs="Arial"/>
          <w:szCs w:val="20"/>
        </w:rPr>
        <w:t>.</w:t>
      </w:r>
    </w:p>
    <w:p w14:paraId="196DA2B0" w14:textId="5DEC29BA" w:rsidR="00F151DC" w:rsidRDefault="00F151DC" w:rsidP="00F918BD">
      <w:pPr>
        <w:rPr>
          <w:ins w:id="415" w:author="Account Microsoft" w:date="2021-04-06T16:22:00Z"/>
          <w:rFonts w:ascii="Arial" w:hAnsi="Arial" w:cs="Arial"/>
        </w:rPr>
      </w:pPr>
      <w:r>
        <w:rPr>
          <w:rFonts w:ascii="Arial" w:hAnsi="Arial" w:cs="Arial"/>
        </w:rPr>
        <w:t>For each ROI (Europe, China) a set of threshold f</w:t>
      </w:r>
      <w:r w:rsidR="00993131">
        <w:rPr>
          <w:rFonts w:ascii="Arial" w:hAnsi="Arial" w:cs="Arial"/>
        </w:rPr>
        <w:t>iles (daily, season</w:t>
      </w:r>
      <w:r w:rsidR="0064325A">
        <w:rPr>
          <w:rFonts w:ascii="Arial" w:hAnsi="Arial" w:cs="Arial"/>
        </w:rPr>
        <w:t>al</w:t>
      </w:r>
      <w:r w:rsidR="00993131">
        <w:rPr>
          <w:rFonts w:ascii="Arial" w:hAnsi="Arial" w:cs="Arial"/>
        </w:rPr>
        <w:t xml:space="preserve">) </w:t>
      </w:r>
      <w:r w:rsidR="0064325A">
        <w:rPr>
          <w:rFonts w:ascii="Arial" w:hAnsi="Arial" w:cs="Arial"/>
        </w:rPr>
        <w:t xml:space="preserve">exists. </w:t>
      </w:r>
    </w:p>
    <w:p w14:paraId="4C22F860" w14:textId="77777777" w:rsidR="0004469F" w:rsidRDefault="0004469F" w:rsidP="00F918BD">
      <w:pPr>
        <w:rPr>
          <w:ins w:id="416" w:author="Account Microsoft" w:date="2021-04-06T16:22:00Z"/>
          <w:rFonts w:ascii="Arial" w:hAnsi="Arial" w:cs="Arial"/>
        </w:rPr>
      </w:pPr>
    </w:p>
    <w:p w14:paraId="1E98ECA1" w14:textId="58E446D9" w:rsidR="0004469F" w:rsidRPr="0048247D" w:rsidRDefault="00157D62" w:rsidP="0004469F">
      <w:pPr>
        <w:pStyle w:val="JRCLevel-3title"/>
        <w:numPr>
          <w:ilvl w:val="0"/>
          <w:numId w:val="0"/>
        </w:numPr>
        <w:rPr>
          <w:ins w:id="417" w:author="Account Microsoft" w:date="2021-04-06T16:22:00Z"/>
        </w:rPr>
      </w:pPr>
      <w:bookmarkStart w:id="418" w:name="_Toc68684803"/>
      <w:ins w:id="419" w:author="Account Microsoft" w:date="2021-04-06T16:22:00Z">
        <w:r>
          <w:t>3.5</w:t>
        </w:r>
        <w:r w:rsidR="0004469F" w:rsidRPr="0048247D">
          <w:t>.</w:t>
        </w:r>
      </w:ins>
      <w:ins w:id="420" w:author="Account Microsoft" w:date="2021-04-07T10:41:00Z">
        <w:r w:rsidR="003141D3">
          <w:t>2</w:t>
        </w:r>
      </w:ins>
      <w:ins w:id="421" w:author="Account Microsoft" w:date="2021-04-06T16:22:00Z">
        <w:r w:rsidR="0004469F" w:rsidRPr="0048247D">
          <w:t xml:space="preserve"> </w:t>
        </w:r>
      </w:ins>
      <w:ins w:id="422" w:author="Account Microsoft" w:date="2021-04-06T16:23:00Z">
        <w:r w:rsidR="0004469F">
          <w:t xml:space="preserve">Convex Hull </w:t>
        </w:r>
      </w:ins>
      <w:ins w:id="423" w:author="Account Microsoft" w:date="2021-04-06T16:22:00Z">
        <w:r w:rsidR="0004469F">
          <w:t>Exceptions management</w:t>
        </w:r>
        <w:bookmarkEnd w:id="418"/>
      </w:ins>
    </w:p>
    <w:p w14:paraId="18B12003" w14:textId="48311312" w:rsidR="0004469F" w:rsidRDefault="0004469F" w:rsidP="0004469F">
      <w:pPr>
        <w:rPr>
          <w:ins w:id="424" w:author="Account Microsoft" w:date="2021-04-06T16:23:00Z"/>
          <w:rFonts w:cs="Arial"/>
          <w:szCs w:val="20"/>
        </w:rPr>
      </w:pPr>
      <w:ins w:id="425" w:author="Account Microsoft" w:date="2021-04-06T16:23:00Z">
        <w:del w:id="426" w:author="TORETI Andrea (JRC-ISPRA)" w:date="2021-05-06T12:32:00Z">
          <w:r w:rsidDel="007B02EE">
            <w:rPr>
              <w:rFonts w:cs="Arial"/>
              <w:szCs w:val="20"/>
            </w:rPr>
            <w:delText>Using a hull logics, t</w:delText>
          </w:r>
        </w:del>
      </w:ins>
      <w:ins w:id="427" w:author="TORETI Andrea (JRC-ISPRA)" w:date="2021-05-06T12:32:00Z">
        <w:r w:rsidR="007B02EE">
          <w:rPr>
            <w:rFonts w:cs="Arial"/>
            <w:szCs w:val="20"/>
          </w:rPr>
          <w:t>T</w:t>
        </w:r>
      </w:ins>
      <w:ins w:id="428" w:author="Account Microsoft" w:date="2021-04-06T16:23:00Z">
        <w:r>
          <w:rPr>
            <w:rFonts w:cs="Arial"/>
            <w:szCs w:val="20"/>
          </w:rPr>
          <w:t xml:space="preserve">he threshold checks module </w:t>
        </w:r>
      </w:ins>
      <w:ins w:id="429" w:author="TORETI Andrea (JRC-ISPRA)" w:date="2021-05-06T12:34:00Z">
        <w:r w:rsidR="007B02EE">
          <w:rPr>
            <w:rFonts w:cs="Arial"/>
            <w:szCs w:val="20"/>
          </w:rPr>
          <w:t xml:space="preserve">does not </w:t>
        </w:r>
      </w:ins>
      <w:ins w:id="430" w:author="Account Microsoft" w:date="2021-04-06T16:23:00Z">
        <w:del w:id="431" w:author="TORETI Andrea (JRC-ISPRA)" w:date="2021-05-06T12:34:00Z">
          <w:r w:rsidDel="007B02EE">
            <w:rPr>
              <w:rFonts w:cs="Arial"/>
              <w:szCs w:val="20"/>
            </w:rPr>
            <w:delText xml:space="preserve">avoid to </w:delText>
          </w:r>
        </w:del>
        <w:r>
          <w:rPr>
            <w:rFonts w:cs="Arial"/>
            <w:szCs w:val="20"/>
          </w:rPr>
          <w:t xml:space="preserve">generate </w:t>
        </w:r>
      </w:ins>
      <w:ins w:id="432" w:author="TORETI Andrea (JRC-ISPRA)" w:date="2021-05-06T12:33:00Z">
        <w:r w:rsidR="007B02EE">
          <w:rPr>
            <w:rFonts w:cs="Arial"/>
            <w:szCs w:val="20"/>
          </w:rPr>
          <w:t>warning</w:t>
        </w:r>
      </w:ins>
      <w:ins w:id="433" w:author="TORETI Andrea (JRC-ISPRA)" w:date="2021-05-06T12:34:00Z">
        <w:r w:rsidR="007B02EE">
          <w:rPr>
            <w:rFonts w:cs="Arial"/>
            <w:szCs w:val="20"/>
          </w:rPr>
          <w:t>s</w:t>
        </w:r>
      </w:ins>
      <w:ins w:id="434" w:author="TORETI Andrea (JRC-ISPRA)" w:date="2021-05-06T12:33:00Z">
        <w:r w:rsidR="007B02EE">
          <w:rPr>
            <w:rFonts w:cs="Arial"/>
            <w:szCs w:val="20"/>
          </w:rPr>
          <w:t xml:space="preserve"> </w:t>
        </w:r>
      </w:ins>
      <w:ins w:id="435" w:author="Account Microsoft" w:date="2021-04-06T16:23:00Z">
        <w:del w:id="436" w:author="TORETI Andrea (JRC-ISPRA)" w:date="2021-05-06T12:32:00Z">
          <w:r w:rsidDel="007B02EE">
            <w:rPr>
              <w:rFonts w:cs="Arial"/>
              <w:szCs w:val="20"/>
            </w:rPr>
            <w:delText xml:space="preserve">a lot of </w:delText>
          </w:r>
        </w:del>
        <w:del w:id="437" w:author="TORETI Andrea (JRC-ISPRA)" w:date="2021-05-06T12:33:00Z">
          <w:r w:rsidDel="007B02EE">
            <w:rPr>
              <w:rFonts w:cs="Arial"/>
              <w:szCs w:val="20"/>
            </w:rPr>
            <w:delText>error</w:delText>
          </w:r>
        </w:del>
        <w:del w:id="438" w:author="TORETI Andrea (JRC-ISPRA)" w:date="2021-05-06T12:34:00Z">
          <w:r w:rsidDel="007B02EE">
            <w:rPr>
              <w:rFonts w:cs="Arial"/>
              <w:szCs w:val="20"/>
            </w:rPr>
            <w:delText xml:space="preserve"> messages</w:delText>
          </w:r>
        </w:del>
        <w:r>
          <w:rPr>
            <w:rFonts w:cs="Arial"/>
            <w:szCs w:val="20"/>
          </w:rPr>
          <w:t xml:space="preserve"> when the same </w:t>
        </w:r>
      </w:ins>
      <w:ins w:id="439" w:author="TORETI Andrea (JRC-ISPRA)" w:date="2021-05-06T12:33:00Z">
        <w:r w:rsidR="007B02EE">
          <w:rPr>
            <w:rFonts w:cs="Arial"/>
            <w:szCs w:val="20"/>
          </w:rPr>
          <w:t xml:space="preserve">warning </w:t>
        </w:r>
      </w:ins>
      <w:ins w:id="440" w:author="TORETI Andrea (JRC-ISPRA)" w:date="2021-05-06T12:34:00Z">
        <w:r w:rsidR="007B02EE">
          <w:rPr>
            <w:rFonts w:cs="Arial"/>
            <w:szCs w:val="20"/>
          </w:rPr>
          <w:t xml:space="preserve">message </w:t>
        </w:r>
      </w:ins>
      <w:ins w:id="441" w:author="Account Microsoft" w:date="2021-04-06T16:23:00Z">
        <w:del w:id="442" w:author="TORETI Andrea (JRC-ISPRA)" w:date="2021-05-06T12:33:00Z">
          <w:r w:rsidDel="007B02EE">
            <w:rPr>
              <w:rFonts w:cs="Arial"/>
              <w:szCs w:val="20"/>
            </w:rPr>
            <w:delText>error</w:delText>
          </w:r>
        </w:del>
        <w:del w:id="443" w:author="TORETI Andrea (JRC-ISPRA)" w:date="2021-05-06T12:34:00Z">
          <w:r w:rsidDel="007B02EE">
            <w:rPr>
              <w:rFonts w:cs="Arial"/>
              <w:szCs w:val="20"/>
            </w:rPr>
            <w:delText xml:space="preserve"> </w:delText>
          </w:r>
        </w:del>
      </w:ins>
      <w:ins w:id="444" w:author="TORETI Andrea (JRC-ISPRA)" w:date="2021-05-06T12:33:00Z">
        <w:r w:rsidR="007B02EE">
          <w:rPr>
            <w:rFonts w:cs="Arial"/>
            <w:szCs w:val="20"/>
          </w:rPr>
          <w:t xml:space="preserve">is identified </w:t>
        </w:r>
      </w:ins>
      <w:ins w:id="445" w:author="Account Microsoft" w:date="2021-04-06T16:23:00Z">
        <w:del w:id="446" w:author="TORETI Andrea (JRC-ISPRA)" w:date="2021-05-06T12:33:00Z">
          <w:r w:rsidDel="007B02EE">
            <w:rPr>
              <w:rFonts w:cs="Arial"/>
              <w:szCs w:val="20"/>
            </w:rPr>
            <w:delText>are present for a lot of</w:delText>
          </w:r>
        </w:del>
      </w:ins>
      <w:ins w:id="447" w:author="TORETI Andrea (JRC-ISPRA)" w:date="2021-05-06T12:33:00Z">
        <w:r w:rsidR="007B02EE">
          <w:rPr>
            <w:rFonts w:cs="Arial"/>
            <w:szCs w:val="20"/>
          </w:rPr>
          <w:t xml:space="preserve">at many </w:t>
        </w:r>
      </w:ins>
      <w:ins w:id="448" w:author="Account Microsoft" w:date="2021-04-06T16:23:00Z">
        <w:del w:id="449" w:author="TORETI Andrea (JRC-ISPRA)" w:date="2021-05-06T12:34:00Z">
          <w:r w:rsidDel="007B02EE">
            <w:rPr>
              <w:rFonts w:cs="Arial"/>
              <w:szCs w:val="20"/>
            </w:rPr>
            <w:delText xml:space="preserve"> </w:delText>
          </w:r>
        </w:del>
        <w:r>
          <w:rPr>
            <w:rFonts w:cs="Arial"/>
            <w:szCs w:val="20"/>
          </w:rPr>
          <w:t xml:space="preserve">stations located </w:t>
        </w:r>
      </w:ins>
      <w:ins w:id="450" w:author="TORETI Andrea (JRC-ISPRA)" w:date="2021-05-06T12:33:00Z">
        <w:r w:rsidR="007B02EE">
          <w:rPr>
            <w:rFonts w:cs="Arial"/>
            <w:szCs w:val="20"/>
          </w:rPr>
          <w:t>within a convex</w:t>
        </w:r>
      </w:ins>
      <w:ins w:id="451" w:author="Account Microsoft" w:date="2021-04-06T16:23:00Z">
        <w:del w:id="452" w:author="TORETI Andrea (JRC-ISPRA)" w:date="2021-05-06T12:33:00Z">
          <w:r w:rsidDel="007B02EE">
            <w:rPr>
              <w:rFonts w:cs="Arial"/>
              <w:szCs w:val="20"/>
            </w:rPr>
            <w:delText>in a</w:delText>
          </w:r>
        </w:del>
        <w:r>
          <w:rPr>
            <w:rFonts w:cs="Arial"/>
            <w:szCs w:val="20"/>
          </w:rPr>
          <w:t xml:space="preserve"> hull with </w:t>
        </w:r>
      </w:ins>
      <w:ins w:id="453" w:author="Account Microsoft" w:date="2021-04-06T16:24:00Z">
        <w:r>
          <w:rPr>
            <w:rFonts w:cs="Arial"/>
            <w:szCs w:val="20"/>
          </w:rPr>
          <w:t>certain attributes.</w:t>
        </w:r>
      </w:ins>
    </w:p>
    <w:p w14:paraId="06168F9D" w14:textId="6F0FC218" w:rsidR="0004469F" w:rsidRDefault="0004469F" w:rsidP="0004469F">
      <w:pPr>
        <w:rPr>
          <w:ins w:id="454" w:author="Account Microsoft" w:date="2021-04-06T16:26:00Z"/>
          <w:rFonts w:cs="Arial"/>
          <w:szCs w:val="20"/>
        </w:rPr>
      </w:pPr>
      <w:ins w:id="455" w:author="Account Microsoft" w:date="2021-04-06T16:24:00Z">
        <w:r>
          <w:rPr>
            <w:rFonts w:cs="Arial"/>
            <w:szCs w:val="20"/>
          </w:rPr>
          <w:t>This step require</w:t>
        </w:r>
      </w:ins>
      <w:ins w:id="456" w:author="TORETI Andrea (JRC-ISPRA)" w:date="2021-05-06T12:35:00Z">
        <w:r w:rsidR="007B02EE">
          <w:rPr>
            <w:rFonts w:cs="Arial"/>
            <w:szCs w:val="20"/>
          </w:rPr>
          <w:t>s</w:t>
        </w:r>
      </w:ins>
      <w:ins w:id="457" w:author="Account Microsoft" w:date="2021-04-06T16:24:00Z">
        <w:r>
          <w:rPr>
            <w:rFonts w:cs="Arial"/>
            <w:szCs w:val="20"/>
          </w:rPr>
          <w:t xml:space="preserve"> the presence of the file </w:t>
        </w:r>
      </w:ins>
      <w:ins w:id="458" w:author="Account Microsoft" w:date="2021-04-06T16:25:00Z">
        <w:r>
          <w:rPr>
            <w:rFonts w:cs="Arial"/>
            <w:szCs w:val="20"/>
          </w:rPr>
          <w:t>ConvexHull.Threhsolds.xml into the CONFIG PATH of the module. The file contains a configuration for each error for which</w:t>
        </w:r>
      </w:ins>
      <w:ins w:id="459" w:author="TORETI Andrea (JRC-ISPRA)" w:date="2021-05-06T12:35:00Z">
        <w:r w:rsidR="00F678D3">
          <w:rPr>
            <w:rFonts w:cs="Arial"/>
            <w:szCs w:val="20"/>
          </w:rPr>
          <w:t xml:space="preserve"> the convex hull approach must be applied</w:t>
        </w:r>
      </w:ins>
      <w:ins w:id="460" w:author="Account Microsoft" w:date="2021-04-06T16:25:00Z">
        <w:del w:id="461" w:author="TORETI Andrea (JRC-ISPRA)" w:date="2021-05-06T12:35:00Z">
          <w:r w:rsidDel="00F678D3">
            <w:rPr>
              <w:rFonts w:cs="Arial"/>
              <w:szCs w:val="20"/>
            </w:rPr>
            <w:delText xml:space="preserve"> </w:delText>
          </w:r>
        </w:del>
      </w:ins>
      <w:ins w:id="462" w:author="Account Microsoft" w:date="2021-04-06T16:26:00Z">
        <w:del w:id="463" w:author="TORETI Andrea (JRC-ISPRA)" w:date="2021-05-06T12:35:00Z">
          <w:r w:rsidDel="00F678D3">
            <w:rPr>
              <w:rFonts w:cs="Arial"/>
              <w:szCs w:val="20"/>
            </w:rPr>
            <w:delText>you want to appy the hull logics</w:delText>
          </w:r>
        </w:del>
        <w:r>
          <w:rPr>
            <w:rFonts w:cs="Arial"/>
            <w:szCs w:val="20"/>
          </w:rPr>
          <w:t xml:space="preserve">. Please find bellow a sample of </w:t>
        </w:r>
      </w:ins>
      <w:ins w:id="464" w:author="TORETI Andrea (JRC-ISPRA)" w:date="2021-05-06T14:19:00Z">
        <w:r w:rsidR="00D06905">
          <w:rPr>
            <w:rFonts w:cs="Arial"/>
            <w:szCs w:val="20"/>
          </w:rPr>
          <w:t xml:space="preserve">the </w:t>
        </w:r>
      </w:ins>
      <w:ins w:id="465" w:author="Account Microsoft" w:date="2021-04-06T16:26:00Z">
        <w:del w:id="466" w:author="TORETI Andrea (JRC-ISPRA)" w:date="2021-05-06T14:19:00Z">
          <w:r w:rsidDel="00D06905">
            <w:rPr>
              <w:rFonts w:cs="Arial"/>
              <w:szCs w:val="20"/>
            </w:rPr>
            <w:delText xml:space="preserve">hull </w:delText>
          </w:r>
        </w:del>
        <w:r>
          <w:rPr>
            <w:rFonts w:cs="Arial"/>
            <w:szCs w:val="20"/>
          </w:rPr>
          <w:t>configuration</w:t>
        </w:r>
        <w:del w:id="467" w:author="TORETI Andrea (JRC-ISPRA)" w:date="2021-05-06T14:19:00Z">
          <w:r w:rsidDel="00D06905">
            <w:rPr>
              <w:rFonts w:cs="Arial"/>
              <w:szCs w:val="20"/>
            </w:rPr>
            <w:delText xml:space="preserve"> for an error </w:delText>
          </w:r>
        </w:del>
        <w:r>
          <w:rPr>
            <w:rFonts w:cs="Arial"/>
            <w:szCs w:val="20"/>
          </w:rPr>
          <w:t>:</w:t>
        </w:r>
      </w:ins>
    </w:p>
    <w:p w14:paraId="04B3A62A" w14:textId="77777777" w:rsidR="0004469F" w:rsidRDefault="0004469F" w:rsidP="0004469F">
      <w:pPr>
        <w:rPr>
          <w:ins w:id="468" w:author="Account Microsoft" w:date="2021-04-06T16:27:00Z"/>
          <w:rFonts w:cs="Arial"/>
          <w:szCs w:val="20"/>
        </w:rPr>
      </w:pPr>
    </w:p>
    <w:p w14:paraId="5BA9BA59" w14:textId="77777777" w:rsidR="0004469F" w:rsidRPr="0004469F" w:rsidRDefault="0004469F" w:rsidP="0004469F">
      <w:pPr>
        <w:rPr>
          <w:ins w:id="469" w:author="Account Microsoft" w:date="2021-04-06T16:27:00Z"/>
          <w:rFonts w:cs="Arial"/>
          <w:szCs w:val="20"/>
        </w:rPr>
      </w:pPr>
      <w:ins w:id="470" w:author="Account Microsoft" w:date="2021-04-06T16:27:00Z">
        <w:r w:rsidRPr="0004469F">
          <w:rPr>
            <w:rFonts w:cs="Arial"/>
            <w:szCs w:val="20"/>
          </w:rPr>
          <w:lastRenderedPageBreak/>
          <w:tab/>
          <w:t>&lt;Exception&gt;</w:t>
        </w:r>
      </w:ins>
    </w:p>
    <w:p w14:paraId="195EDC06" w14:textId="77777777" w:rsidR="0004469F" w:rsidRPr="0004469F" w:rsidRDefault="0004469F" w:rsidP="0004469F">
      <w:pPr>
        <w:rPr>
          <w:ins w:id="471" w:author="Account Microsoft" w:date="2021-04-06T16:27:00Z"/>
          <w:rFonts w:cs="Arial"/>
          <w:szCs w:val="20"/>
        </w:rPr>
      </w:pPr>
      <w:ins w:id="472" w:author="Account Microsoft" w:date="2021-04-06T16:27:00Z">
        <w:r w:rsidRPr="0004469F">
          <w:rPr>
            <w:rFonts w:cs="Arial"/>
            <w:szCs w:val="20"/>
          </w:rPr>
          <w:tab/>
          <w:t xml:space="preserve">    &lt;Area&gt;Daily&lt;/Area&gt;</w:t>
        </w:r>
      </w:ins>
    </w:p>
    <w:p w14:paraId="672B9709" w14:textId="497ECE2E" w:rsidR="0004469F" w:rsidRPr="0004469F" w:rsidRDefault="0004469F" w:rsidP="0004469F">
      <w:pPr>
        <w:rPr>
          <w:ins w:id="473" w:author="Account Microsoft" w:date="2021-04-06T16:27:00Z"/>
          <w:rFonts w:cs="Arial"/>
          <w:szCs w:val="20"/>
        </w:rPr>
      </w:pPr>
      <w:ins w:id="474" w:author="Account Microsoft" w:date="2021-04-06T16:27:00Z">
        <w:r w:rsidRPr="0004469F">
          <w:rPr>
            <w:rFonts w:cs="Arial"/>
            <w:szCs w:val="20"/>
          </w:rPr>
          <w:tab/>
        </w:r>
      </w:ins>
      <w:ins w:id="475" w:author="Account Microsoft" w:date="2021-04-06T16:28:00Z">
        <w:r>
          <w:rPr>
            <w:rFonts w:cs="Arial"/>
            <w:szCs w:val="20"/>
          </w:rPr>
          <w:t xml:space="preserve">    </w:t>
        </w:r>
      </w:ins>
      <w:ins w:id="476" w:author="Account Microsoft" w:date="2021-04-06T16:27:00Z">
        <w:r w:rsidRPr="0004469F">
          <w:rPr>
            <w:rFonts w:cs="Arial"/>
            <w:szCs w:val="20"/>
          </w:rPr>
          <w:t>&lt;Error Property="TX" Code="001" /&gt;</w:t>
        </w:r>
      </w:ins>
    </w:p>
    <w:p w14:paraId="0E4E31B4" w14:textId="2DB1C078" w:rsidR="0004469F" w:rsidRPr="0004469F" w:rsidRDefault="0004469F" w:rsidP="0004469F">
      <w:pPr>
        <w:rPr>
          <w:ins w:id="477" w:author="Account Microsoft" w:date="2021-04-06T16:27:00Z"/>
          <w:rFonts w:cs="Arial"/>
          <w:szCs w:val="20"/>
        </w:rPr>
      </w:pPr>
      <w:ins w:id="478" w:author="Account Microsoft" w:date="2021-04-06T16:27:00Z">
        <w:r w:rsidRPr="0004469F">
          <w:rPr>
            <w:rFonts w:cs="Arial"/>
            <w:szCs w:val="20"/>
          </w:rPr>
          <w:tab/>
        </w:r>
      </w:ins>
      <w:ins w:id="479" w:author="Account Microsoft" w:date="2021-04-06T16:28:00Z">
        <w:r>
          <w:rPr>
            <w:rFonts w:cs="Arial"/>
            <w:szCs w:val="20"/>
          </w:rPr>
          <w:t xml:space="preserve">    </w:t>
        </w:r>
      </w:ins>
      <w:ins w:id="480" w:author="Account Microsoft" w:date="2021-04-06T16:27:00Z">
        <w:r w:rsidRPr="0004469F">
          <w:rPr>
            <w:rFonts w:cs="Arial"/>
            <w:szCs w:val="20"/>
          </w:rPr>
          <w:t>&lt;Stations_Counter&gt;10&lt;/Stations_Counter&gt;</w:t>
        </w:r>
      </w:ins>
    </w:p>
    <w:p w14:paraId="68D57C69" w14:textId="611F78F2" w:rsidR="0004469F" w:rsidRPr="0004469F" w:rsidRDefault="0004469F" w:rsidP="0004469F">
      <w:pPr>
        <w:rPr>
          <w:ins w:id="481" w:author="Account Microsoft" w:date="2021-04-06T16:27:00Z"/>
          <w:rFonts w:cs="Arial"/>
          <w:szCs w:val="20"/>
        </w:rPr>
      </w:pPr>
      <w:ins w:id="482" w:author="Account Microsoft" w:date="2021-04-06T16:27:00Z">
        <w:r w:rsidRPr="0004469F">
          <w:rPr>
            <w:rFonts w:cs="Arial"/>
            <w:szCs w:val="20"/>
          </w:rPr>
          <w:tab/>
        </w:r>
      </w:ins>
      <w:ins w:id="483" w:author="Account Microsoft" w:date="2021-04-06T16:28:00Z">
        <w:r>
          <w:rPr>
            <w:rFonts w:cs="Arial"/>
            <w:szCs w:val="20"/>
          </w:rPr>
          <w:t xml:space="preserve">    </w:t>
        </w:r>
      </w:ins>
      <w:ins w:id="484" w:author="Account Microsoft" w:date="2021-04-06T16:27:00Z">
        <w:r w:rsidRPr="0004469F">
          <w:rPr>
            <w:rFonts w:cs="Arial"/>
            <w:szCs w:val="20"/>
          </w:rPr>
          <w:t>&lt;Hull_Radius&gt;150000;200000&lt;/Hull_Radius&gt;</w:t>
        </w:r>
      </w:ins>
    </w:p>
    <w:p w14:paraId="6112C6EC" w14:textId="5081C666" w:rsidR="0004469F" w:rsidRPr="0004469F" w:rsidRDefault="0004469F" w:rsidP="0004469F">
      <w:pPr>
        <w:rPr>
          <w:ins w:id="485" w:author="Account Microsoft" w:date="2021-04-06T16:27:00Z"/>
          <w:rFonts w:cs="Arial"/>
          <w:szCs w:val="20"/>
        </w:rPr>
      </w:pPr>
      <w:ins w:id="486" w:author="Account Microsoft" w:date="2021-04-06T16:27:00Z">
        <w:r w:rsidRPr="0004469F">
          <w:rPr>
            <w:rFonts w:cs="Arial"/>
            <w:szCs w:val="20"/>
          </w:rPr>
          <w:tab/>
        </w:r>
      </w:ins>
      <w:ins w:id="487" w:author="Account Microsoft" w:date="2021-04-06T16:28:00Z">
        <w:r>
          <w:rPr>
            <w:rFonts w:cs="Arial"/>
            <w:szCs w:val="20"/>
          </w:rPr>
          <w:t xml:space="preserve">    </w:t>
        </w:r>
      </w:ins>
      <w:ins w:id="488" w:author="Account Microsoft" w:date="2021-04-06T16:27:00Z">
        <w:r w:rsidRPr="0004469F">
          <w:rPr>
            <w:rFonts w:cs="Arial"/>
            <w:szCs w:val="20"/>
          </w:rPr>
          <w:t>&lt;Hull_Area&gt;71000&lt;/Hull_Area&gt;</w:t>
        </w:r>
      </w:ins>
    </w:p>
    <w:p w14:paraId="71E293FE" w14:textId="76C1B97C" w:rsidR="0004469F" w:rsidRDefault="0004469F" w:rsidP="0004469F">
      <w:pPr>
        <w:rPr>
          <w:ins w:id="489" w:author="Account Microsoft" w:date="2021-04-06T16:27:00Z"/>
          <w:rFonts w:cs="Arial"/>
          <w:szCs w:val="20"/>
        </w:rPr>
      </w:pPr>
      <w:ins w:id="490" w:author="Account Microsoft" w:date="2021-04-06T16:27:00Z">
        <w:r w:rsidRPr="0004469F">
          <w:rPr>
            <w:rFonts w:cs="Arial"/>
            <w:szCs w:val="20"/>
          </w:rPr>
          <w:tab/>
          <w:t>&lt;/Exception&gt;</w:t>
        </w:r>
        <w:r>
          <w:rPr>
            <w:rFonts w:cs="Arial"/>
            <w:szCs w:val="20"/>
          </w:rPr>
          <w:t xml:space="preserve">, where </w:t>
        </w:r>
      </w:ins>
    </w:p>
    <w:p w14:paraId="73AAB3D4" w14:textId="0BE621E1" w:rsidR="0004469F" w:rsidRDefault="0004469F">
      <w:pPr>
        <w:pStyle w:val="Paragrafoelenco"/>
        <w:rPr>
          <w:ins w:id="491" w:author="Account Microsoft" w:date="2021-04-06T16:27:00Z"/>
        </w:rPr>
        <w:pPrChange w:id="492" w:author="Account Microsoft" w:date="2021-04-06T16:28:00Z">
          <w:pPr/>
        </w:pPrChange>
      </w:pPr>
      <w:ins w:id="493" w:author="Account Microsoft" w:date="2021-04-06T16:27:00Z">
        <w:r>
          <w:t xml:space="preserve">&lt;Area&gt; </w:t>
        </w:r>
      </w:ins>
      <w:ins w:id="494" w:author="TORETI Andrea (JRC-ISPRA)" w:date="2021-05-06T14:20:00Z">
        <w:r w:rsidR="00D06905">
          <w:t xml:space="preserve">Either </w:t>
        </w:r>
      </w:ins>
      <w:ins w:id="495" w:author="Account Microsoft" w:date="2021-04-06T16:27:00Z">
        <w:del w:id="496" w:author="TORETI Andrea (JRC-ISPRA)" w:date="2021-05-06T14:20:00Z">
          <w:r w:rsidDel="00D06905">
            <w:delText xml:space="preserve">contain the name error’s area. The values can be : </w:delText>
          </w:r>
        </w:del>
        <w:r>
          <w:t>Daily or Season</w:t>
        </w:r>
      </w:ins>
    </w:p>
    <w:p w14:paraId="3950246D" w14:textId="1CD14FA3" w:rsidR="0004469F" w:rsidRDefault="0004469F">
      <w:pPr>
        <w:pStyle w:val="Paragrafoelenco"/>
        <w:rPr>
          <w:ins w:id="497" w:author="Account Microsoft" w:date="2021-04-06T16:27:00Z"/>
        </w:rPr>
        <w:pPrChange w:id="498" w:author="Account Microsoft" w:date="2021-04-06T16:28:00Z">
          <w:pPr/>
        </w:pPrChange>
      </w:pPr>
      <w:ins w:id="499" w:author="Account Microsoft" w:date="2021-04-06T16:27:00Z">
        <w:r>
          <w:t>&lt;Error&gt; contain</w:t>
        </w:r>
      </w:ins>
      <w:ins w:id="500" w:author="TORETI Andrea (JRC-ISPRA)" w:date="2021-05-06T14:20:00Z">
        <w:r w:rsidR="00D06905">
          <w:t>s</w:t>
        </w:r>
      </w:ins>
      <w:ins w:id="501" w:author="Account Microsoft" w:date="2021-04-06T16:27:00Z">
        <w:r>
          <w:t xml:space="preserve"> the attributes to </w:t>
        </w:r>
        <w:del w:id="502" w:author="TORETI Andrea (JRC-ISPRA)" w:date="2021-05-06T14:20:00Z">
          <w:r w:rsidDel="00D06905">
            <w:delText>indentify</w:delText>
          </w:r>
        </w:del>
      </w:ins>
      <w:ins w:id="503" w:author="TORETI Andrea (JRC-ISPRA)" w:date="2021-05-06T14:20:00Z">
        <w:r w:rsidR="00D06905">
          <w:t>identify</w:t>
        </w:r>
      </w:ins>
      <w:ins w:id="504" w:author="Account Microsoft" w:date="2021-04-06T16:27:00Z">
        <w:r>
          <w:t xml:space="preserve"> the error: </w:t>
        </w:r>
      </w:ins>
    </w:p>
    <w:p w14:paraId="4FCD55E3" w14:textId="02890D8A" w:rsidR="0004469F" w:rsidRDefault="0004469F">
      <w:pPr>
        <w:pStyle w:val="Paragrafoelenco"/>
        <w:numPr>
          <w:ilvl w:val="1"/>
          <w:numId w:val="51"/>
        </w:numPr>
        <w:rPr>
          <w:ins w:id="505" w:author="Account Microsoft" w:date="2021-04-06T16:28:00Z"/>
        </w:rPr>
        <w:pPrChange w:id="506" w:author="Account Microsoft" w:date="2021-04-06T16:28:00Z">
          <w:pPr/>
        </w:pPrChange>
      </w:pPr>
      <w:ins w:id="507" w:author="Account Microsoft" w:date="2021-04-06T16:28:00Z">
        <w:r>
          <w:t xml:space="preserve">Property: the name of the </w:t>
        </w:r>
        <w:del w:id="508" w:author="TORETI Andrea (JRC-ISPRA)" w:date="2021-05-06T14:19:00Z">
          <w:r w:rsidDel="00D06905">
            <w:delText>proprerty</w:delText>
          </w:r>
        </w:del>
      </w:ins>
      <w:ins w:id="509" w:author="TORETI Andrea (JRC-ISPRA)" w:date="2021-05-06T14:19:00Z">
        <w:r w:rsidR="00D06905">
          <w:t>property</w:t>
        </w:r>
      </w:ins>
      <w:ins w:id="510" w:author="Account Microsoft" w:date="2021-04-06T16:28:00Z">
        <w:r>
          <w:t xml:space="preserve"> for which the error is raised</w:t>
        </w:r>
      </w:ins>
    </w:p>
    <w:p w14:paraId="199915B2" w14:textId="084058C8" w:rsidR="0004469F" w:rsidRDefault="0004469F">
      <w:pPr>
        <w:pStyle w:val="Paragrafoelenco"/>
        <w:numPr>
          <w:ilvl w:val="1"/>
          <w:numId w:val="51"/>
        </w:numPr>
        <w:rPr>
          <w:ins w:id="511" w:author="Account Microsoft" w:date="2021-04-06T16:28:00Z"/>
        </w:rPr>
        <w:pPrChange w:id="512" w:author="Account Microsoft" w:date="2021-04-06T16:28:00Z">
          <w:pPr/>
        </w:pPrChange>
      </w:pPr>
      <w:ins w:id="513" w:author="Account Microsoft" w:date="2021-04-06T16:28:00Z">
        <w:r>
          <w:t>Code : error code</w:t>
        </w:r>
      </w:ins>
    </w:p>
    <w:p w14:paraId="186F7DF8" w14:textId="0DB383A6" w:rsidR="0004469F" w:rsidRDefault="0004469F">
      <w:pPr>
        <w:pStyle w:val="Paragrafoelenco"/>
        <w:rPr>
          <w:ins w:id="514" w:author="Account Microsoft" w:date="2021-04-06T16:29:00Z"/>
        </w:rPr>
        <w:pPrChange w:id="515" w:author="Account Microsoft" w:date="2021-04-06T16:28:00Z">
          <w:pPr/>
        </w:pPrChange>
      </w:pPr>
      <w:ins w:id="516" w:author="Account Microsoft" w:date="2021-04-06T16:28:00Z">
        <w:r>
          <w:t xml:space="preserve">&lt;Stations_Counter&gt; the </w:t>
        </w:r>
      </w:ins>
      <w:ins w:id="517" w:author="Account Microsoft" w:date="2021-04-06T16:29:00Z">
        <w:r>
          <w:t xml:space="preserve">minimum number of stations </w:t>
        </w:r>
        <w:del w:id="518" w:author="TORETI Andrea (JRC-ISPRA)" w:date="2021-05-06T14:20:00Z">
          <w:r w:rsidDel="00D06905">
            <w:delText>that presents the error</w:delText>
          </w:r>
        </w:del>
      </w:ins>
    </w:p>
    <w:p w14:paraId="616628C6" w14:textId="5B57ADC4" w:rsidR="0004469F" w:rsidRDefault="0004469F">
      <w:pPr>
        <w:pStyle w:val="Paragrafoelenco"/>
        <w:rPr>
          <w:ins w:id="519" w:author="Account Microsoft" w:date="2021-04-06T16:30:00Z"/>
        </w:rPr>
        <w:pPrChange w:id="520" w:author="Account Microsoft" w:date="2021-04-06T16:28:00Z">
          <w:pPr/>
        </w:pPrChange>
      </w:pPr>
      <w:ins w:id="521" w:author="Account Microsoft" w:date="2021-04-06T16:29:00Z">
        <w:r>
          <w:t>&lt;Hull_Radius&gt; a list of radius (in meters), separated by ‘;</w:t>
        </w:r>
      </w:ins>
      <w:ins w:id="522" w:author="Account Microsoft" w:date="2021-04-06T16:30:00Z">
        <w:r>
          <w:t xml:space="preserve">’, to be used </w:t>
        </w:r>
      </w:ins>
      <w:ins w:id="523" w:author="TORETI Andrea (JRC-ISPRA)" w:date="2021-05-06T14:20:00Z">
        <w:r w:rsidR="00D06905">
          <w:t>for</w:t>
        </w:r>
      </w:ins>
      <w:ins w:id="524" w:author="Account Microsoft" w:date="2021-04-06T16:30:00Z">
        <w:del w:id="525" w:author="TORETI Andrea (JRC-ISPRA)" w:date="2021-05-06T14:20:00Z">
          <w:r w:rsidDel="00D06905">
            <w:delText>on</w:delText>
          </w:r>
        </w:del>
        <w:r>
          <w:t xml:space="preserve"> the cluster calculation</w:t>
        </w:r>
      </w:ins>
    </w:p>
    <w:p w14:paraId="79549950" w14:textId="0A580A5A" w:rsidR="0004469F" w:rsidRPr="007B02EE" w:rsidRDefault="0004469F">
      <w:pPr>
        <w:pStyle w:val="Paragrafoelenco"/>
        <w:rPr>
          <w:ins w:id="526" w:author="Account Microsoft" w:date="2021-04-06T16:24:00Z"/>
        </w:rPr>
        <w:pPrChange w:id="527" w:author="Account Microsoft" w:date="2021-04-06T16:28:00Z">
          <w:pPr/>
        </w:pPrChange>
      </w:pPr>
      <w:ins w:id="528" w:author="Account Microsoft" w:date="2021-04-06T16:30:00Z">
        <w:r>
          <w:t xml:space="preserve">&lt;Hull_Area&gt; the minimum limit of </w:t>
        </w:r>
      </w:ins>
      <w:ins w:id="529" w:author="TORETI Andrea (JRC-ISPRA)" w:date="2021-05-06T14:20:00Z">
        <w:r w:rsidR="00D06905">
          <w:t xml:space="preserve">the convex-hull </w:t>
        </w:r>
      </w:ins>
      <w:ins w:id="530" w:author="Account Microsoft" w:date="2021-04-06T16:30:00Z">
        <w:del w:id="531" w:author="TORETI Andrea (JRC-ISPRA)" w:date="2021-05-06T14:20:00Z">
          <w:r w:rsidDel="00D06905">
            <w:delText xml:space="preserve">hull’s </w:delText>
          </w:r>
        </w:del>
        <w:r>
          <w:t>area</w:t>
        </w:r>
      </w:ins>
    </w:p>
    <w:p w14:paraId="2B4996D4" w14:textId="551F0F58" w:rsidR="0004469F" w:rsidRDefault="0004469F" w:rsidP="00F918BD">
      <w:pPr>
        <w:rPr>
          <w:ins w:id="532" w:author="Account Microsoft" w:date="2021-04-06T16:33:00Z"/>
          <w:rFonts w:cs="Arial"/>
          <w:szCs w:val="20"/>
        </w:rPr>
      </w:pPr>
      <w:ins w:id="533" w:author="Account Microsoft" w:date="2021-04-06T16:22:00Z">
        <w:r>
          <w:rPr>
            <w:rFonts w:cs="Arial"/>
            <w:szCs w:val="20"/>
          </w:rPr>
          <w:t xml:space="preserve">The </w:t>
        </w:r>
      </w:ins>
      <w:ins w:id="534" w:author="TORETI Andrea (JRC-ISPRA)" w:date="2021-05-06T14:21:00Z">
        <w:r w:rsidR="00D06905">
          <w:rPr>
            <w:rFonts w:cs="Arial"/>
            <w:szCs w:val="20"/>
          </w:rPr>
          <w:t>convex-</w:t>
        </w:r>
      </w:ins>
      <w:ins w:id="535" w:author="Account Microsoft" w:date="2021-04-06T16:22:00Z">
        <w:r>
          <w:rPr>
            <w:rFonts w:cs="Arial"/>
            <w:szCs w:val="20"/>
          </w:rPr>
          <w:t>hull</w:t>
        </w:r>
        <w:del w:id="536" w:author="TORETI Andrea (JRC-ISPRA)" w:date="2021-05-06T14:21:00Z">
          <w:r w:rsidDel="00D06905">
            <w:rPr>
              <w:rFonts w:cs="Arial"/>
              <w:szCs w:val="20"/>
            </w:rPr>
            <w:delText xml:space="preserve"> logics </w:delText>
          </w:r>
        </w:del>
      </w:ins>
      <w:ins w:id="537" w:author="TORETI Andrea (JRC-ISPRA)" w:date="2021-05-06T14:21:00Z">
        <w:r w:rsidR="00D06905">
          <w:rPr>
            <w:rFonts w:cs="Arial"/>
            <w:szCs w:val="20"/>
          </w:rPr>
          <w:t xml:space="preserve">approach is </w:t>
        </w:r>
      </w:ins>
      <w:ins w:id="538" w:author="Account Microsoft" w:date="2021-04-06T16:22:00Z">
        <w:del w:id="539" w:author="TORETI Andrea (JRC-ISPRA)" w:date="2021-05-06T14:21:00Z">
          <w:r w:rsidDel="00D06905">
            <w:rPr>
              <w:rFonts w:cs="Arial"/>
              <w:szCs w:val="20"/>
            </w:rPr>
            <w:delText xml:space="preserve">are </w:delText>
          </w:r>
        </w:del>
        <w:r>
          <w:rPr>
            <w:rFonts w:cs="Arial"/>
            <w:szCs w:val="20"/>
          </w:rPr>
          <w:t xml:space="preserve">applied at the end of the Threshold Checks module. </w:t>
        </w:r>
      </w:ins>
    </w:p>
    <w:p w14:paraId="749F4EA4" w14:textId="22C74E79" w:rsidR="0004469F" w:rsidRDefault="0004469F" w:rsidP="00F918BD">
      <w:pPr>
        <w:rPr>
          <w:ins w:id="540" w:author="Account Microsoft" w:date="2021-04-06T16:38:00Z"/>
          <w:rFonts w:cs="Arial"/>
          <w:szCs w:val="20"/>
        </w:rPr>
      </w:pPr>
      <w:ins w:id="541" w:author="Account Microsoft" w:date="2021-04-06T16:32:00Z">
        <w:del w:id="542" w:author="TORETI Andrea (JRC-ISPRA)" w:date="2021-05-06T14:21:00Z">
          <w:r w:rsidDel="00D06905">
            <w:rPr>
              <w:rFonts w:cs="Arial"/>
              <w:szCs w:val="20"/>
            </w:rPr>
            <w:delText xml:space="preserve">Considering an error configured for hull logics, the </w:delText>
          </w:r>
        </w:del>
      </w:ins>
      <w:ins w:id="543" w:author="TORETI Andrea (JRC-ISPRA)" w:date="2021-05-06T14:21:00Z">
        <w:r w:rsidR="00D06905">
          <w:rPr>
            <w:rFonts w:cs="Arial"/>
            <w:szCs w:val="20"/>
          </w:rPr>
          <w:t>C</w:t>
        </w:r>
      </w:ins>
      <w:ins w:id="544" w:author="Account Microsoft" w:date="2021-04-06T16:32:00Z">
        <w:del w:id="545" w:author="TORETI Andrea (JRC-ISPRA)" w:date="2021-05-06T14:21:00Z">
          <w:r w:rsidDel="00D06905">
            <w:rPr>
              <w:rFonts w:cs="Arial"/>
              <w:szCs w:val="20"/>
            </w:rPr>
            <w:delText>c</w:delText>
          </w:r>
        </w:del>
        <w:r>
          <w:rPr>
            <w:rFonts w:cs="Arial"/>
            <w:szCs w:val="20"/>
          </w:rPr>
          <w:t xml:space="preserve">hecks are </w:t>
        </w:r>
        <w:del w:id="546" w:author="TORETI Andrea (JRC-ISPRA)" w:date="2021-05-06T14:21:00Z">
          <w:r w:rsidDel="00D06905">
            <w:rPr>
              <w:rFonts w:cs="Arial"/>
              <w:szCs w:val="20"/>
            </w:rPr>
            <w:delText>applied</w:delText>
          </w:r>
        </w:del>
      </w:ins>
      <w:ins w:id="547" w:author="TORETI Andrea (JRC-ISPRA)" w:date="2021-05-06T14:21:00Z">
        <w:r w:rsidR="00D06905">
          <w:rPr>
            <w:rFonts w:cs="Arial"/>
            <w:szCs w:val="20"/>
          </w:rPr>
          <w:t>run</w:t>
        </w:r>
      </w:ins>
      <w:ins w:id="548" w:author="Account Microsoft" w:date="2021-04-06T16:32:00Z">
        <w:r>
          <w:rPr>
            <w:rFonts w:cs="Arial"/>
            <w:szCs w:val="20"/>
          </w:rPr>
          <w:t xml:space="preserve"> only if the nu</w:t>
        </w:r>
      </w:ins>
      <w:ins w:id="549" w:author="Account Microsoft" w:date="2021-04-06T16:33:00Z">
        <w:r>
          <w:rPr>
            <w:rFonts w:cs="Arial"/>
            <w:szCs w:val="20"/>
          </w:rPr>
          <w:t xml:space="preserve">mber of stations </w:t>
        </w:r>
      </w:ins>
      <w:ins w:id="550" w:author="TORETI Andrea (JRC-ISPRA)" w:date="2021-05-06T14:21:00Z">
        <w:r w:rsidR="00D06905">
          <w:rPr>
            <w:rFonts w:cs="Arial"/>
            <w:szCs w:val="20"/>
          </w:rPr>
          <w:t xml:space="preserve">having the </w:t>
        </w:r>
      </w:ins>
      <w:ins w:id="551" w:author="Account Microsoft" w:date="2021-04-06T16:33:00Z">
        <w:del w:id="552" w:author="TORETI Andrea (JRC-ISPRA)" w:date="2021-05-06T14:21:00Z">
          <w:r w:rsidDel="00D06905">
            <w:rPr>
              <w:rFonts w:cs="Arial"/>
              <w:szCs w:val="20"/>
            </w:rPr>
            <w:delText xml:space="preserve">that present that </w:delText>
          </w:r>
        </w:del>
        <w:r>
          <w:rPr>
            <w:rFonts w:cs="Arial"/>
            <w:szCs w:val="20"/>
          </w:rPr>
          <w:t>error is great</w:t>
        </w:r>
      </w:ins>
      <w:ins w:id="553" w:author="TORETI Andrea (JRC-ISPRA)" w:date="2021-05-06T14:21:00Z">
        <w:r w:rsidR="00D06905">
          <w:rPr>
            <w:rFonts w:cs="Arial"/>
            <w:szCs w:val="20"/>
          </w:rPr>
          <w:t>er/</w:t>
        </w:r>
      </w:ins>
      <w:ins w:id="554" w:author="Account Microsoft" w:date="2021-04-06T16:33:00Z">
        <w:del w:id="555" w:author="TORETI Andrea (JRC-ISPRA)" w:date="2021-05-06T14:21:00Z">
          <w:r w:rsidDel="00D06905">
            <w:rPr>
              <w:rFonts w:cs="Arial"/>
              <w:szCs w:val="20"/>
            </w:rPr>
            <w:delText xml:space="preserve"> of </w:delText>
          </w:r>
        </w:del>
        <w:r>
          <w:rPr>
            <w:rFonts w:cs="Arial"/>
            <w:szCs w:val="20"/>
          </w:rPr>
          <w:t>equal</w:t>
        </w:r>
      </w:ins>
      <w:ins w:id="556" w:author="TORETI Andrea (JRC-ISPRA)" w:date="2021-05-06T14:21:00Z">
        <w:r w:rsidR="00D06905">
          <w:rPr>
            <w:rFonts w:cs="Arial"/>
            <w:szCs w:val="20"/>
          </w:rPr>
          <w:t xml:space="preserve"> </w:t>
        </w:r>
      </w:ins>
      <w:ins w:id="557" w:author="Account Microsoft" w:date="2021-04-06T16:33:00Z">
        <w:del w:id="558" w:author="TORETI Andrea (JRC-ISPRA)" w:date="2021-05-06T14:21:00Z">
          <w:r w:rsidDel="00D06905">
            <w:rPr>
              <w:rFonts w:cs="Arial"/>
              <w:szCs w:val="20"/>
            </w:rPr>
            <w:delText xml:space="preserve"> with </w:delText>
          </w:r>
        </w:del>
        <w:r>
          <w:rPr>
            <w:rFonts w:cs="Arial"/>
            <w:szCs w:val="20"/>
          </w:rPr>
          <w:t xml:space="preserve">the value configured in the tag “Stations_Counter”. </w:t>
        </w:r>
      </w:ins>
      <w:ins w:id="559" w:author="Account Microsoft" w:date="2021-04-06T16:34:00Z">
        <w:r w:rsidR="00AF6CCD">
          <w:rPr>
            <w:rFonts w:cs="Arial"/>
            <w:szCs w:val="20"/>
          </w:rPr>
          <w:t>Once the stations</w:t>
        </w:r>
      </w:ins>
      <w:ins w:id="560" w:author="TORETI Andrea (JRC-ISPRA)" w:date="2021-05-06T14:22:00Z">
        <w:r w:rsidR="00D06905">
          <w:rPr>
            <w:rFonts w:cs="Arial"/>
            <w:szCs w:val="20"/>
          </w:rPr>
          <w:t>’</w:t>
        </w:r>
      </w:ins>
      <w:ins w:id="561" w:author="Account Microsoft" w:date="2021-04-06T16:34:00Z">
        <w:r w:rsidR="00AF6CCD">
          <w:rPr>
            <w:rFonts w:cs="Arial"/>
            <w:szCs w:val="20"/>
          </w:rPr>
          <w:t xml:space="preserve"> number </w:t>
        </w:r>
      </w:ins>
      <w:ins w:id="562" w:author="TORETI Andrea (JRC-ISPRA)" w:date="2021-05-06T14:22:00Z">
        <w:r w:rsidR="00D06905">
          <w:rPr>
            <w:rFonts w:cs="Arial"/>
            <w:szCs w:val="20"/>
          </w:rPr>
          <w:t>is reached</w:t>
        </w:r>
      </w:ins>
      <w:ins w:id="563" w:author="Account Microsoft" w:date="2021-04-06T16:34:00Z">
        <w:del w:id="564" w:author="TORETI Andrea (JRC-ISPRA)" w:date="2021-05-06T14:22:00Z">
          <w:r w:rsidR="00AF6CCD" w:rsidDel="00D06905">
            <w:rPr>
              <w:rFonts w:cs="Arial"/>
              <w:szCs w:val="20"/>
            </w:rPr>
            <w:delText>are enough</w:delText>
          </w:r>
        </w:del>
        <w:r w:rsidR="00AF6CCD">
          <w:rPr>
            <w:rFonts w:cs="Arial"/>
            <w:szCs w:val="20"/>
          </w:rPr>
          <w:t xml:space="preserve"> the </w:t>
        </w:r>
        <w:del w:id="565" w:author="TORETI Andrea (JRC-ISPRA)" w:date="2021-05-06T14:22:00Z">
          <w:r w:rsidR="00AF6CCD" w:rsidDel="00D06905">
            <w:rPr>
              <w:rFonts w:cs="Arial"/>
              <w:szCs w:val="20"/>
            </w:rPr>
            <w:delText>application are calculating</w:delText>
          </w:r>
        </w:del>
      </w:ins>
      <w:ins w:id="566" w:author="TORETI Andrea (JRC-ISPRA)" w:date="2021-05-06T14:22:00Z">
        <w:r w:rsidR="00D06905">
          <w:rPr>
            <w:rFonts w:cs="Arial"/>
            <w:szCs w:val="20"/>
          </w:rPr>
          <w:t xml:space="preserve"> module derives </w:t>
        </w:r>
      </w:ins>
      <w:ins w:id="567" w:author="Account Microsoft" w:date="2021-04-06T16:34:00Z">
        <w:del w:id="568" w:author="TORETI Andrea (JRC-ISPRA)" w:date="2021-05-06T14:22:00Z">
          <w:r w:rsidR="00AF6CCD" w:rsidDel="00D06905">
            <w:rPr>
              <w:rFonts w:cs="Arial"/>
              <w:szCs w:val="20"/>
            </w:rPr>
            <w:delText xml:space="preserve"> the </w:delText>
          </w:r>
        </w:del>
        <w:r w:rsidR="00AF6CCD">
          <w:rPr>
            <w:rFonts w:cs="Arial"/>
            <w:szCs w:val="20"/>
          </w:rPr>
          <w:t>clusters</w:t>
        </w:r>
      </w:ins>
      <w:ins w:id="569" w:author="TORETI Andrea (JRC-ISPRA)" w:date="2021-05-06T14:22:00Z">
        <w:r w:rsidR="00D06905">
          <w:rPr>
            <w:rFonts w:cs="Arial"/>
            <w:szCs w:val="20"/>
          </w:rPr>
          <w:t xml:space="preserve"> (based on stations’ locations)</w:t>
        </w:r>
      </w:ins>
      <w:ins w:id="570" w:author="Account Microsoft" w:date="2021-04-06T16:34:00Z">
        <w:r w:rsidR="00AF6CCD">
          <w:rPr>
            <w:rFonts w:cs="Arial"/>
            <w:szCs w:val="20"/>
          </w:rPr>
          <w:t xml:space="preserve"> and for each cluster</w:t>
        </w:r>
      </w:ins>
      <w:ins w:id="571" w:author="Account Microsoft" w:date="2021-04-06T16:36:00Z">
        <w:r w:rsidR="00AF6CCD">
          <w:rPr>
            <w:rFonts w:cs="Arial"/>
            <w:szCs w:val="20"/>
          </w:rPr>
          <w:t xml:space="preserve"> </w:t>
        </w:r>
      </w:ins>
      <w:ins w:id="572" w:author="TORETI Andrea (JRC-ISPRA)" w:date="2021-05-06T14:23:00Z">
        <w:r w:rsidR="00D06905">
          <w:rPr>
            <w:rFonts w:cs="Arial"/>
            <w:szCs w:val="20"/>
          </w:rPr>
          <w:t xml:space="preserve">estimates </w:t>
        </w:r>
      </w:ins>
      <w:ins w:id="573" w:author="Account Microsoft" w:date="2021-04-06T16:36:00Z">
        <w:del w:id="574" w:author="TORETI Andrea (JRC-ISPRA)" w:date="2021-05-06T14:23:00Z">
          <w:r w:rsidR="00AF6CCD" w:rsidDel="00D06905">
            <w:rPr>
              <w:rFonts w:cs="Arial"/>
              <w:szCs w:val="20"/>
            </w:rPr>
            <w:delText xml:space="preserve">the module try to </w:delText>
          </w:r>
        </w:del>
      </w:ins>
      <w:ins w:id="575" w:author="Account Microsoft" w:date="2021-04-06T16:37:00Z">
        <w:del w:id="576" w:author="TORETI Andrea (JRC-ISPRA)" w:date="2021-05-06T14:23:00Z">
          <w:r w:rsidR="00AF6CCD" w:rsidDel="00D06905">
            <w:rPr>
              <w:rFonts w:cs="Arial"/>
              <w:szCs w:val="20"/>
            </w:rPr>
            <w:delText>identify</w:delText>
          </w:r>
        </w:del>
      </w:ins>
      <w:ins w:id="577" w:author="Account Microsoft" w:date="2021-04-06T16:36:00Z">
        <w:del w:id="578" w:author="TORETI Andrea (JRC-ISPRA)" w:date="2021-05-06T14:23:00Z">
          <w:r w:rsidR="00AF6CCD" w:rsidDel="00D06905">
            <w:rPr>
              <w:rFonts w:cs="Arial"/>
              <w:szCs w:val="20"/>
            </w:rPr>
            <w:delText xml:space="preserve"> a first</w:delText>
          </w:r>
        </w:del>
        <w:r w:rsidR="00AF6CCD">
          <w:rPr>
            <w:rFonts w:cs="Arial"/>
            <w:szCs w:val="20"/>
          </w:rPr>
          <w:t xml:space="preserve"> </w:t>
        </w:r>
      </w:ins>
      <w:ins w:id="579" w:author="TORETI Andrea (JRC-ISPRA)" w:date="2021-05-06T14:23:00Z">
        <w:r w:rsidR="00D06905">
          <w:rPr>
            <w:rFonts w:cs="Arial"/>
            <w:szCs w:val="20"/>
          </w:rPr>
          <w:t xml:space="preserve">the convex </w:t>
        </w:r>
      </w:ins>
      <w:ins w:id="580" w:author="Account Microsoft" w:date="2021-04-06T16:36:00Z">
        <w:r w:rsidR="00AF6CCD">
          <w:rPr>
            <w:rFonts w:cs="Arial"/>
            <w:szCs w:val="20"/>
          </w:rPr>
          <w:t>hull</w:t>
        </w:r>
      </w:ins>
      <w:ins w:id="581" w:author="TORETI Andrea (JRC-ISPRA)" w:date="2021-05-06T14:23:00Z">
        <w:r w:rsidR="00D06905">
          <w:rPr>
            <w:rFonts w:cs="Arial"/>
            <w:szCs w:val="20"/>
          </w:rPr>
          <w:t xml:space="preserve">. Then, it checks whether the area of the convex hulls is </w:t>
        </w:r>
      </w:ins>
      <w:ins w:id="582" w:author="Account Microsoft" w:date="2021-04-06T16:36:00Z">
        <w:del w:id="583" w:author="TORETI Andrea (JRC-ISPRA)" w:date="2021-05-06T14:23:00Z">
          <w:r w:rsidR="00AF6CCD" w:rsidDel="00D06905">
            <w:rPr>
              <w:rFonts w:cs="Arial"/>
              <w:szCs w:val="20"/>
            </w:rPr>
            <w:delText xml:space="preserve"> with area</w:delText>
          </w:r>
        </w:del>
        <w:r w:rsidR="00AF6CCD">
          <w:rPr>
            <w:rFonts w:cs="Arial"/>
            <w:szCs w:val="20"/>
          </w:rPr>
          <w:t xml:space="preserve"> great</w:t>
        </w:r>
      </w:ins>
      <w:ins w:id="584" w:author="TORETI Andrea (JRC-ISPRA)" w:date="2021-05-06T14:23:00Z">
        <w:r w:rsidR="00D06905">
          <w:rPr>
            <w:rFonts w:cs="Arial"/>
            <w:szCs w:val="20"/>
          </w:rPr>
          <w:t>er</w:t>
        </w:r>
      </w:ins>
      <w:ins w:id="585" w:author="Account Microsoft" w:date="2021-04-06T16:36:00Z">
        <w:r w:rsidR="00AF6CCD">
          <w:rPr>
            <w:rFonts w:cs="Arial"/>
            <w:szCs w:val="20"/>
          </w:rPr>
          <w:t xml:space="preserve"> than </w:t>
        </w:r>
      </w:ins>
      <w:ins w:id="586" w:author="TORETI Andrea (JRC-ISPRA)" w:date="2021-05-06T14:23:00Z">
        <w:r w:rsidR="00D06905">
          <w:rPr>
            <w:rFonts w:cs="Arial"/>
            <w:szCs w:val="20"/>
          </w:rPr>
          <w:t xml:space="preserve">a </w:t>
        </w:r>
      </w:ins>
      <w:ins w:id="587" w:author="Account Microsoft" w:date="2021-04-06T16:36:00Z">
        <w:r w:rsidR="00AF6CCD">
          <w:rPr>
            <w:rFonts w:cs="Arial"/>
            <w:szCs w:val="20"/>
          </w:rPr>
          <w:t>value configured into</w:t>
        </w:r>
      </w:ins>
      <w:ins w:id="588" w:author="TORETI Andrea (JRC-ISPRA)" w:date="2021-05-06T14:24:00Z">
        <w:r w:rsidR="00D06905">
          <w:rPr>
            <w:rFonts w:cs="Arial"/>
            <w:szCs w:val="20"/>
          </w:rPr>
          <w:t xml:space="preserve"> the </w:t>
        </w:r>
      </w:ins>
      <w:ins w:id="589" w:author="Account Microsoft" w:date="2021-04-06T16:37:00Z">
        <w:del w:id="590" w:author="TORETI Andrea (JRC-ISPRA)" w:date="2021-05-06T14:24:00Z">
          <w:r w:rsidR="00AF6CCD" w:rsidDel="00D06905">
            <w:rPr>
              <w:rFonts w:cs="Arial"/>
              <w:szCs w:val="20"/>
            </w:rPr>
            <w:delText xml:space="preserve"> </w:delText>
          </w:r>
        </w:del>
        <w:r w:rsidR="00AF6CCD">
          <w:rPr>
            <w:rFonts w:cs="Arial"/>
            <w:szCs w:val="20"/>
          </w:rPr>
          <w:t>tag “Hull_Area” (m</w:t>
        </w:r>
      </w:ins>
      <w:ins w:id="591" w:author="TORETI Andrea (JRC-ISPRA)" w:date="2021-05-06T14:24:00Z">
        <w:r w:rsidR="00D06905">
          <w:rPr>
            <w:rFonts w:cs="Arial"/>
            <w:szCs w:val="20"/>
          </w:rPr>
          <w:t>eas</w:t>
        </w:r>
      </w:ins>
      <w:ins w:id="592" w:author="Account Microsoft" w:date="2021-04-06T16:37:00Z">
        <w:del w:id="593" w:author="TORETI Andrea (JRC-ISPRA)" w:date="2021-05-06T14:24:00Z">
          <w:r w:rsidR="00AF6CCD" w:rsidDel="00D06905">
            <w:rPr>
              <w:rFonts w:cs="Arial"/>
              <w:szCs w:val="20"/>
            </w:rPr>
            <w:delText>is</w:delText>
          </w:r>
        </w:del>
        <w:r w:rsidR="00AF6CCD">
          <w:rPr>
            <w:rFonts w:cs="Arial"/>
            <w:szCs w:val="20"/>
          </w:rPr>
          <w:t xml:space="preserve">ured in </w:t>
        </w:r>
      </w:ins>
      <w:ins w:id="594" w:author="TORETI Andrea (JRC-ISPRA)" w:date="2021-05-06T14:24:00Z">
        <w:r w:rsidR="00D06905">
          <w:rPr>
            <w:rFonts w:cs="Arial"/>
            <w:szCs w:val="20"/>
          </w:rPr>
          <w:t>Km</w:t>
        </w:r>
        <w:r w:rsidR="00D06905" w:rsidRPr="00D06905">
          <w:rPr>
            <w:rFonts w:cs="Arial"/>
            <w:szCs w:val="20"/>
            <w:vertAlign w:val="superscript"/>
            <w:rPrChange w:id="595" w:author="TORETI Andrea (JRC-ISPRA)" w:date="2021-05-06T14:24:00Z">
              <w:rPr>
                <w:rFonts w:cs="Arial"/>
                <w:szCs w:val="20"/>
              </w:rPr>
            </w:rPrChange>
          </w:rPr>
          <w:t>2</w:t>
        </w:r>
      </w:ins>
      <w:ins w:id="596" w:author="Account Microsoft" w:date="2021-04-06T16:37:00Z">
        <w:del w:id="597" w:author="TORETI Andrea (JRC-ISPRA)" w:date="2021-05-06T14:24:00Z">
          <w:r w:rsidR="00AF6CCD" w:rsidDel="00D06905">
            <w:rPr>
              <w:rFonts w:cs="Arial"/>
              <w:szCs w:val="20"/>
            </w:rPr>
            <w:delText>KM2</w:delText>
          </w:r>
        </w:del>
        <w:r w:rsidR="00AF6CCD">
          <w:rPr>
            <w:rFonts w:cs="Arial"/>
            <w:szCs w:val="20"/>
          </w:rPr>
          <w:t xml:space="preserve">). </w:t>
        </w:r>
        <w:del w:id="598" w:author="TORETI Andrea (JRC-ISPRA)" w:date="2021-05-06T14:24:00Z">
          <w:r w:rsidR="00AF6CCD" w:rsidDel="00D06905">
            <w:rPr>
              <w:rFonts w:cs="Arial"/>
              <w:szCs w:val="20"/>
            </w:rPr>
            <w:delText xml:space="preserve">To identify the hull the module are use each radius present into </w:delText>
          </w:r>
        </w:del>
      </w:ins>
      <w:ins w:id="599" w:author="Account Microsoft" w:date="2021-04-06T16:38:00Z">
        <w:del w:id="600" w:author="TORETI Andrea (JRC-ISPRA)" w:date="2021-05-06T14:24:00Z">
          <w:r w:rsidR="00AF6CCD" w:rsidDel="00D06905">
            <w:rPr>
              <w:rFonts w:cs="Arial"/>
              <w:szCs w:val="20"/>
            </w:rPr>
            <w:delText>“Hull_Radius” progressively, passing to next radius only if the hull area cannot be determined.</w:delText>
          </w:r>
        </w:del>
      </w:ins>
    </w:p>
    <w:p w14:paraId="044AB85F" w14:textId="5FB7B558" w:rsidR="00AF6CCD" w:rsidRDefault="00D06905" w:rsidP="00F918BD">
      <w:pPr>
        <w:rPr>
          <w:ins w:id="601" w:author="Account Microsoft" w:date="2021-04-06T16:40:00Z"/>
          <w:rFonts w:cs="Arial"/>
          <w:szCs w:val="20"/>
        </w:rPr>
      </w:pPr>
      <w:ins w:id="602" w:author="TORETI Andrea (JRC-ISPRA)" w:date="2021-05-06T14:24:00Z">
        <w:r>
          <w:rPr>
            <w:rFonts w:cs="Arial"/>
            <w:szCs w:val="20"/>
          </w:rPr>
          <w:t xml:space="preserve">Once a </w:t>
        </w:r>
      </w:ins>
      <w:ins w:id="603" w:author="Account Microsoft" w:date="2021-04-06T16:38:00Z">
        <w:del w:id="604" w:author="TORETI Andrea (JRC-ISPRA)" w:date="2021-05-06T14:24:00Z">
          <w:r w:rsidR="00AF6CCD" w:rsidDel="00D06905">
            <w:rPr>
              <w:rFonts w:cs="Arial"/>
              <w:szCs w:val="20"/>
            </w:rPr>
            <w:delText xml:space="preserve">Identified a </w:delText>
          </w:r>
        </w:del>
        <w:r w:rsidR="00AF6CCD">
          <w:rPr>
            <w:rFonts w:cs="Arial"/>
            <w:szCs w:val="20"/>
          </w:rPr>
          <w:t xml:space="preserve">valid </w:t>
        </w:r>
      </w:ins>
      <w:ins w:id="605" w:author="TORETI Andrea (JRC-ISPRA)" w:date="2021-05-06T14:24:00Z">
        <w:r>
          <w:rPr>
            <w:rFonts w:cs="Arial"/>
            <w:szCs w:val="20"/>
          </w:rPr>
          <w:t xml:space="preserve">convex </w:t>
        </w:r>
      </w:ins>
      <w:ins w:id="606" w:author="Account Microsoft" w:date="2021-04-06T16:38:00Z">
        <w:r w:rsidR="00AF6CCD">
          <w:rPr>
            <w:rFonts w:cs="Arial"/>
            <w:szCs w:val="20"/>
          </w:rPr>
          <w:t>hull area</w:t>
        </w:r>
      </w:ins>
      <w:ins w:id="607" w:author="TORETI Andrea (JRC-ISPRA)" w:date="2021-05-06T14:24:00Z">
        <w:r>
          <w:rPr>
            <w:rFonts w:cs="Arial"/>
            <w:szCs w:val="20"/>
          </w:rPr>
          <w:t xml:space="preserve"> is identified</w:t>
        </w:r>
      </w:ins>
      <w:ins w:id="608" w:author="Account Microsoft" w:date="2021-04-06T16:38:00Z">
        <w:r w:rsidR="00AF6CCD">
          <w:rPr>
            <w:rFonts w:cs="Arial"/>
            <w:szCs w:val="20"/>
          </w:rPr>
          <w:t xml:space="preserve">, </w:t>
        </w:r>
      </w:ins>
      <w:ins w:id="609" w:author="TORETI Andrea (JRC-ISPRA)" w:date="2021-05-06T14:25:00Z">
        <w:r>
          <w:rPr>
            <w:rFonts w:cs="Arial"/>
            <w:szCs w:val="20"/>
          </w:rPr>
          <w:t>the SUSPICIOUS flag assigned to all stations within the convex hull is removed</w:t>
        </w:r>
      </w:ins>
      <w:ins w:id="610" w:author="Account Microsoft" w:date="2021-04-06T16:38:00Z">
        <w:del w:id="611" w:author="TORETI Andrea (JRC-ISPRA)" w:date="2021-05-06T14:25:00Z">
          <w:r w:rsidR="00AF6CCD" w:rsidDel="00D06905">
            <w:rPr>
              <w:rFonts w:cs="Arial"/>
              <w:szCs w:val="20"/>
            </w:rPr>
            <w:delText xml:space="preserve">for all the stations that belong to that hull area the error for which the module are </w:delText>
          </w:r>
        </w:del>
      </w:ins>
      <w:ins w:id="612" w:author="Account Microsoft" w:date="2021-04-06T16:39:00Z">
        <w:del w:id="613" w:author="TORETI Andrea (JRC-ISPRA)" w:date="2021-05-06T14:25:00Z">
          <w:r w:rsidR="00AF6CCD" w:rsidDel="00D06905">
            <w:rPr>
              <w:rFonts w:cs="Arial"/>
              <w:szCs w:val="20"/>
            </w:rPr>
            <w:delText>computing</w:delText>
          </w:r>
        </w:del>
      </w:ins>
      <w:ins w:id="614" w:author="Account Microsoft" w:date="2021-04-06T16:38:00Z">
        <w:del w:id="615" w:author="TORETI Andrea (JRC-ISPRA)" w:date="2021-05-06T14:25:00Z">
          <w:r w:rsidR="00AF6CCD" w:rsidDel="00D06905">
            <w:rPr>
              <w:rFonts w:cs="Arial"/>
              <w:szCs w:val="20"/>
            </w:rPr>
            <w:delText xml:space="preserve"> </w:delText>
          </w:r>
        </w:del>
      </w:ins>
      <w:ins w:id="616" w:author="Account Microsoft" w:date="2021-04-06T16:39:00Z">
        <w:del w:id="617" w:author="TORETI Andrea (JRC-ISPRA)" w:date="2021-05-06T14:25:00Z">
          <w:r w:rsidR="00AF6CCD" w:rsidDel="00D06905">
            <w:rPr>
              <w:rFonts w:cs="Arial"/>
              <w:szCs w:val="20"/>
            </w:rPr>
            <w:delText>this logics will be removed from the Threshold Checks output file</w:delText>
          </w:r>
        </w:del>
        <w:r w:rsidR="00AF6CCD">
          <w:rPr>
            <w:rFonts w:cs="Arial"/>
            <w:szCs w:val="20"/>
          </w:rPr>
          <w:t>.</w:t>
        </w:r>
      </w:ins>
    </w:p>
    <w:p w14:paraId="42D2CD3D" w14:textId="236D97E4" w:rsidR="00AF6CCD" w:rsidRDefault="00AF6CCD" w:rsidP="00F918BD">
      <w:pPr>
        <w:rPr>
          <w:ins w:id="618" w:author="Account Microsoft" w:date="2021-04-06T16:31:00Z"/>
          <w:rFonts w:cs="Arial"/>
          <w:szCs w:val="20"/>
        </w:rPr>
      </w:pPr>
      <w:ins w:id="619" w:author="Account Microsoft" w:date="2021-04-06T16:40:00Z">
        <w:r>
          <w:rPr>
            <w:rFonts w:cs="Arial"/>
            <w:szCs w:val="20"/>
          </w:rPr>
          <w:t>To keep tra</w:t>
        </w:r>
      </w:ins>
      <w:ins w:id="620" w:author="TORETI Andrea (JRC-ISPRA)" w:date="2021-05-06T14:25:00Z">
        <w:r w:rsidR="00D06905">
          <w:rPr>
            <w:rFonts w:cs="Arial"/>
            <w:szCs w:val="20"/>
          </w:rPr>
          <w:t>ck</w:t>
        </w:r>
      </w:ins>
      <w:ins w:id="621" w:author="Account Microsoft" w:date="2021-04-06T16:40:00Z">
        <w:del w:id="622" w:author="TORETI Andrea (JRC-ISPRA)" w:date="2021-05-06T14:25:00Z">
          <w:r w:rsidDel="00D06905">
            <w:rPr>
              <w:rFonts w:cs="Arial"/>
              <w:szCs w:val="20"/>
            </w:rPr>
            <w:delText>ce</w:delText>
          </w:r>
        </w:del>
        <w:r>
          <w:rPr>
            <w:rFonts w:cs="Arial"/>
            <w:szCs w:val="20"/>
          </w:rPr>
          <w:t xml:space="preserve"> of th</w:t>
        </w:r>
      </w:ins>
      <w:ins w:id="623" w:author="TORETI Andrea (JRC-ISPRA)" w:date="2021-05-06T14:26:00Z">
        <w:r w:rsidR="00D06905">
          <w:rPr>
            <w:rFonts w:cs="Arial"/>
            <w:szCs w:val="20"/>
          </w:rPr>
          <w:t>ose</w:t>
        </w:r>
      </w:ins>
      <w:ins w:id="624" w:author="Account Microsoft" w:date="2021-04-06T16:40:00Z">
        <w:del w:id="625" w:author="TORETI Andrea (JRC-ISPRA)" w:date="2021-05-06T14:26:00Z">
          <w:r w:rsidDel="00D06905">
            <w:rPr>
              <w:rFonts w:cs="Arial"/>
              <w:szCs w:val="20"/>
            </w:rPr>
            <w:delText>is</w:delText>
          </w:r>
        </w:del>
        <w:r>
          <w:rPr>
            <w:rFonts w:cs="Arial"/>
            <w:szCs w:val="20"/>
          </w:rPr>
          <w:t xml:space="preserve"> stations, the list of stations for which the </w:t>
        </w:r>
      </w:ins>
      <w:ins w:id="626" w:author="TORETI Andrea (JRC-ISPRA)" w:date="2021-05-06T14:26:00Z">
        <w:r w:rsidR="00D06905">
          <w:rPr>
            <w:rFonts w:cs="Arial"/>
            <w:szCs w:val="20"/>
          </w:rPr>
          <w:t>flag</w:t>
        </w:r>
      </w:ins>
      <w:ins w:id="627" w:author="Account Microsoft" w:date="2021-04-06T16:40:00Z">
        <w:del w:id="628" w:author="TORETI Andrea (JRC-ISPRA)" w:date="2021-05-06T14:26:00Z">
          <w:r w:rsidDel="00D06905">
            <w:rPr>
              <w:rFonts w:cs="Arial"/>
              <w:szCs w:val="20"/>
            </w:rPr>
            <w:delText>errors</w:delText>
          </w:r>
        </w:del>
        <w:r>
          <w:rPr>
            <w:rFonts w:cs="Arial"/>
            <w:szCs w:val="20"/>
          </w:rPr>
          <w:t xml:space="preserve"> was remove</w:t>
        </w:r>
      </w:ins>
      <w:ins w:id="629" w:author="TORETI Andrea (JRC-ISPRA)" w:date="2021-05-06T14:26:00Z">
        <w:r w:rsidR="00D06905">
          <w:rPr>
            <w:rFonts w:cs="Arial"/>
            <w:szCs w:val="20"/>
          </w:rPr>
          <w:t>d</w:t>
        </w:r>
      </w:ins>
      <w:ins w:id="630" w:author="Account Microsoft" w:date="2021-04-06T16:40:00Z">
        <w:r>
          <w:rPr>
            <w:rFonts w:cs="Arial"/>
            <w:szCs w:val="20"/>
          </w:rPr>
          <w:t xml:space="preserve"> </w:t>
        </w:r>
      </w:ins>
      <w:ins w:id="631" w:author="TORETI Andrea (JRC-ISPRA)" w:date="2021-05-06T14:26:00Z">
        <w:r w:rsidR="00D06905">
          <w:rPr>
            <w:rFonts w:cs="Arial"/>
            <w:szCs w:val="20"/>
          </w:rPr>
          <w:t xml:space="preserve">is </w:t>
        </w:r>
      </w:ins>
      <w:ins w:id="632" w:author="Account Microsoft" w:date="2021-04-06T16:40:00Z">
        <w:del w:id="633" w:author="TORETI Andrea (JRC-ISPRA)" w:date="2021-05-06T14:26:00Z">
          <w:r w:rsidDel="00D06905">
            <w:rPr>
              <w:rFonts w:cs="Arial"/>
              <w:szCs w:val="20"/>
            </w:rPr>
            <w:delText xml:space="preserve">using hull logics are </w:delText>
          </w:r>
        </w:del>
      </w:ins>
      <w:ins w:id="634" w:author="Account Microsoft" w:date="2021-04-06T16:41:00Z">
        <w:r>
          <w:rPr>
            <w:rFonts w:cs="Arial"/>
            <w:szCs w:val="20"/>
          </w:rPr>
          <w:t>saved</w:t>
        </w:r>
      </w:ins>
      <w:ins w:id="635" w:author="Account Microsoft" w:date="2021-04-06T16:40:00Z">
        <w:r>
          <w:rPr>
            <w:rFonts w:cs="Arial"/>
            <w:szCs w:val="20"/>
          </w:rPr>
          <w:t xml:space="preserve"> into the module log file.</w:t>
        </w:r>
      </w:ins>
    </w:p>
    <w:p w14:paraId="6982D676" w14:textId="77777777" w:rsidR="0004469F" w:rsidRDefault="0004469F" w:rsidP="00F918BD">
      <w:pPr>
        <w:rPr>
          <w:rFonts w:ascii="Arial" w:hAnsi="Arial" w:cs="Arial"/>
        </w:rPr>
      </w:pPr>
    </w:p>
    <w:p w14:paraId="4AF9C236" w14:textId="3BE0C9C9" w:rsidR="00671913" w:rsidRDefault="00671913">
      <w:pPr>
        <w:pStyle w:val="JRCLevel-2title"/>
        <w:numPr>
          <w:ilvl w:val="0"/>
          <w:numId w:val="0"/>
        </w:numPr>
        <w:ind w:left="578"/>
        <w:rPr>
          <w:ins w:id="636" w:author="Account Microsoft" w:date="2021-04-07T10:30:00Z"/>
        </w:rPr>
        <w:pPrChange w:id="637" w:author="Account Microsoft" w:date="2021-04-07T10:29:00Z">
          <w:pPr>
            <w:shd w:val="clear" w:color="auto" w:fill="FFFFFF"/>
            <w:spacing w:after="0"/>
          </w:pPr>
        </w:pPrChange>
      </w:pPr>
      <w:del w:id="638" w:author="Account Microsoft" w:date="2021-04-07T10:30:00Z">
        <w:r w:rsidRPr="004B66A6" w:rsidDel="004B66A6">
          <w:rPr>
            <w:rPrChange w:id="639" w:author="Account Microsoft" w:date="2021-04-07T10:29:00Z">
              <w:rPr>
                <w:rFonts w:ascii="Calibri" w:hAnsi="Calibri" w:cs="Calibri"/>
                <w:b/>
                <w:bCs/>
                <w:iCs/>
                <w:color w:val="000000"/>
              </w:rPr>
            </w:rPrChange>
          </w:rPr>
          <w:delText> </w:delText>
        </w:r>
      </w:del>
      <w:bookmarkStart w:id="640" w:name="_Toc68684804"/>
      <w:ins w:id="641" w:author="Account Microsoft" w:date="2021-04-07T10:29:00Z">
        <w:r w:rsidR="004B66A6" w:rsidRPr="0042297D">
          <w:t>3.</w:t>
        </w:r>
      </w:ins>
      <w:ins w:id="642" w:author="Account Microsoft" w:date="2021-04-07T10:30:00Z">
        <w:r w:rsidR="004B66A6">
          <w:t>6</w:t>
        </w:r>
      </w:ins>
      <w:ins w:id="643" w:author="Account Microsoft" w:date="2021-04-07T10:29:00Z">
        <w:r w:rsidR="004B66A6" w:rsidRPr="0042297D">
          <w:t xml:space="preserve"> </w:t>
        </w:r>
      </w:ins>
      <w:ins w:id="644" w:author="Account Microsoft" w:date="2021-04-07T10:30:00Z">
        <w:r w:rsidR="004B66A6">
          <w:t>Quality checks flags management</w:t>
        </w:r>
        <w:bookmarkEnd w:id="640"/>
      </w:ins>
    </w:p>
    <w:p w14:paraId="639DE82C" w14:textId="61DF54B5" w:rsidR="004B66A6" w:rsidDel="00D06905" w:rsidRDefault="004B66A6">
      <w:pPr>
        <w:rPr>
          <w:ins w:id="645" w:author="Account Microsoft" w:date="2021-04-07T10:30:00Z"/>
          <w:del w:id="646" w:author="TORETI Andrea (JRC-ISPRA)" w:date="2021-05-06T14:27:00Z"/>
          <w:lang w:val="en-GB"/>
        </w:rPr>
        <w:pPrChange w:id="647" w:author="Account Microsoft" w:date="2021-04-07T10:30:00Z">
          <w:pPr>
            <w:shd w:val="clear" w:color="auto" w:fill="FFFFFF"/>
            <w:spacing w:after="0"/>
          </w:pPr>
        </w:pPrChange>
      </w:pPr>
      <w:ins w:id="648" w:author="Account Microsoft" w:date="2021-04-07T10:30:00Z">
        <w:r>
          <w:rPr>
            <w:lang w:val="en-GB"/>
          </w:rPr>
          <w:t xml:space="preserve">Quality checks flags </w:t>
        </w:r>
      </w:ins>
      <w:ins w:id="649" w:author="TORETI Andrea (JRC-ISPRA)" w:date="2021-05-06T14:26:00Z">
        <w:r w:rsidR="00D06905">
          <w:rPr>
            <w:lang w:val="en-GB"/>
          </w:rPr>
          <w:t>provide useful additional information.</w:t>
        </w:r>
      </w:ins>
      <w:ins w:id="650" w:author="Account Microsoft" w:date="2021-04-07T10:30:00Z">
        <w:del w:id="651" w:author="TORETI Andrea (JRC-ISPRA)" w:date="2021-05-06T14:26:00Z">
          <w:r w:rsidDel="00D06905">
            <w:rPr>
              <w:lang w:val="en-GB"/>
            </w:rPr>
            <w:delText xml:space="preserve">represents </w:delText>
          </w:r>
        </w:del>
        <w:del w:id="652" w:author="TORETI Andrea (JRC-ISPRA)" w:date="2021-05-06T14:27:00Z">
          <w:r w:rsidDel="00D06905">
            <w:rPr>
              <w:lang w:val="en-GB"/>
            </w:rPr>
            <w:delText>information generate by the Quackme chain with the aim to give moreindication about the quality of the meteorological data analized by Quakcme.</w:delText>
          </w:r>
        </w:del>
      </w:ins>
    </w:p>
    <w:p w14:paraId="467A5541" w14:textId="4F6E5E2E" w:rsidR="004B66A6" w:rsidDel="00D06905" w:rsidRDefault="004B66A6">
      <w:pPr>
        <w:rPr>
          <w:ins w:id="653" w:author="Account Microsoft" w:date="2021-04-07T10:32:00Z"/>
          <w:del w:id="654" w:author="TORETI Andrea (JRC-ISPRA)" w:date="2021-05-06T14:27:00Z"/>
          <w:lang w:val="en-GB"/>
        </w:rPr>
        <w:pPrChange w:id="655" w:author="Account Microsoft" w:date="2021-04-07T10:30:00Z">
          <w:pPr>
            <w:shd w:val="clear" w:color="auto" w:fill="FFFFFF"/>
            <w:spacing w:after="0"/>
          </w:pPr>
        </w:pPrChange>
      </w:pPr>
      <w:ins w:id="656" w:author="Account Microsoft" w:date="2021-04-07T10:31:00Z">
        <w:del w:id="657" w:author="TORETI Andrea (JRC-ISPRA)" w:date="2021-05-06T14:27:00Z">
          <w:r w:rsidDel="00D06905">
            <w:rPr>
              <w:lang w:val="en-GB"/>
            </w:rPr>
            <w:delText>Each module of Quackme chain (WeakChecks, Aggregation, HeavyChecks and ThresholdCheks) are manage the quality flags.</w:delText>
          </w:r>
        </w:del>
      </w:ins>
      <w:ins w:id="658" w:author="Account Microsoft" w:date="2021-04-07T10:33:00Z">
        <w:del w:id="659" w:author="TORETI Andrea (JRC-ISPRA)" w:date="2021-05-06T14:27:00Z">
          <w:r w:rsidR="00411FD5" w:rsidDel="00D06905">
            <w:rPr>
              <w:lang w:val="en-GB"/>
            </w:rPr>
            <w:delText xml:space="preserve"> The flags are associtated to each property for each station.</w:delText>
          </w:r>
        </w:del>
      </w:ins>
    </w:p>
    <w:p w14:paraId="60ED4DBF" w14:textId="1DCD85E5" w:rsidR="00411FD5" w:rsidRDefault="00411FD5">
      <w:pPr>
        <w:rPr>
          <w:ins w:id="660" w:author="Account Microsoft" w:date="2021-04-07T10:32:00Z"/>
          <w:lang w:val="en-GB"/>
        </w:rPr>
        <w:pPrChange w:id="661" w:author="Account Microsoft" w:date="2021-04-07T10:30:00Z">
          <w:pPr>
            <w:shd w:val="clear" w:color="auto" w:fill="FFFFFF"/>
            <w:spacing w:after="0"/>
          </w:pPr>
        </w:pPrChange>
      </w:pPr>
      <w:ins w:id="662" w:author="Account Microsoft" w:date="2021-04-07T10:33:00Z">
        <w:r>
          <w:rPr>
            <w:lang w:val="en-GB"/>
          </w:rPr>
          <w:t>Quackme produces the following quality flags</w:t>
        </w:r>
      </w:ins>
      <w:ins w:id="663" w:author="Account Microsoft" w:date="2021-04-07T10:32:00Z">
        <w:r>
          <w:rPr>
            <w:lang w:val="en-GB"/>
          </w:rPr>
          <w:t>:</w:t>
        </w:r>
      </w:ins>
    </w:p>
    <w:p w14:paraId="0ACC7A19" w14:textId="78807BBA" w:rsidR="00411FD5" w:rsidRDefault="00411FD5">
      <w:pPr>
        <w:pStyle w:val="Paragrafoelenco"/>
        <w:rPr>
          <w:ins w:id="664" w:author="Account Microsoft" w:date="2021-04-07T10:33:00Z"/>
          <w:lang w:val="en-GB"/>
        </w:rPr>
        <w:pPrChange w:id="665" w:author="Account Microsoft" w:date="2021-04-07T10:33:00Z">
          <w:pPr>
            <w:shd w:val="clear" w:color="auto" w:fill="FFFFFF"/>
            <w:spacing w:after="0"/>
          </w:pPr>
        </w:pPrChange>
      </w:pPr>
      <w:ins w:id="666" w:author="Account Microsoft" w:date="2021-04-07T10:33:00Z">
        <w:r>
          <w:rPr>
            <w:lang w:val="en-GB"/>
          </w:rPr>
          <w:t>H (human</w:t>
        </w:r>
        <w:del w:id="667" w:author="TORETI Andrea (JRC-ISPRA)" w:date="2021-05-06T14:27:00Z">
          <w:r w:rsidDel="00D06905">
            <w:rPr>
              <w:lang w:val="en-GB"/>
            </w:rPr>
            <w:delText>d</w:delText>
          </w:r>
        </w:del>
        <w:r>
          <w:rPr>
            <w:lang w:val="en-GB"/>
          </w:rPr>
          <w:t xml:space="preserve"> change)</w:t>
        </w:r>
      </w:ins>
      <w:ins w:id="668" w:author="TORETI Andrea (JRC-ISPRA)" w:date="2021-05-06T14:27:00Z">
        <w:r w:rsidR="00D06905">
          <w:rPr>
            <w:lang w:val="en-GB"/>
          </w:rPr>
          <w:t>:</w:t>
        </w:r>
      </w:ins>
      <w:ins w:id="669" w:author="Account Microsoft" w:date="2021-04-07T10:33:00Z">
        <w:del w:id="670" w:author="TORETI Andrea (JRC-ISPRA)" w:date="2021-05-06T14:27:00Z">
          <w:r w:rsidDel="00D06905">
            <w:rPr>
              <w:lang w:val="en-GB"/>
            </w:rPr>
            <w:delText>, that means</w:delText>
          </w:r>
        </w:del>
        <w:r>
          <w:rPr>
            <w:lang w:val="en-GB"/>
          </w:rPr>
          <w:t xml:space="preserve"> the value of </w:t>
        </w:r>
      </w:ins>
      <w:ins w:id="671" w:author="TORETI Andrea (JRC-ISPRA)" w:date="2021-05-06T14:28:00Z">
        <w:r w:rsidR="00D06905">
          <w:rPr>
            <w:lang w:val="en-GB"/>
          </w:rPr>
          <w:t xml:space="preserve">a </w:t>
        </w:r>
      </w:ins>
      <w:ins w:id="672" w:author="Account Microsoft" w:date="2021-04-07T10:33:00Z">
        <w:del w:id="673" w:author="TORETI Andrea (JRC-ISPRA)" w:date="2021-05-06T14:28:00Z">
          <w:r w:rsidDel="00D06905">
            <w:rPr>
              <w:lang w:val="en-GB"/>
            </w:rPr>
            <w:delText xml:space="preserve">the </w:delText>
          </w:r>
        </w:del>
        <w:r>
          <w:rPr>
            <w:lang w:val="en-GB"/>
          </w:rPr>
          <w:t xml:space="preserve">property was modified by </w:t>
        </w:r>
      </w:ins>
      <w:ins w:id="674" w:author="TORETI Andrea (JRC-ISPRA)" w:date="2021-05-06T14:28:00Z">
        <w:r w:rsidR="00D06905">
          <w:rPr>
            <w:lang w:val="en-GB"/>
          </w:rPr>
          <w:t>a person (e.g. meteorologist)</w:t>
        </w:r>
      </w:ins>
      <w:ins w:id="675" w:author="Account Microsoft" w:date="2021-04-07T10:33:00Z">
        <w:del w:id="676" w:author="TORETI Andrea (JRC-ISPRA)" w:date="2021-05-06T14:28:00Z">
          <w:r w:rsidDel="00D06905">
            <w:rPr>
              <w:lang w:val="en-GB"/>
            </w:rPr>
            <w:delText>a human been</w:delText>
          </w:r>
        </w:del>
        <w:r>
          <w:rPr>
            <w:lang w:val="en-GB"/>
          </w:rPr>
          <w:t>.</w:t>
        </w:r>
      </w:ins>
    </w:p>
    <w:p w14:paraId="7096743C" w14:textId="5DA11269" w:rsidR="00411FD5" w:rsidRDefault="00411FD5">
      <w:pPr>
        <w:pStyle w:val="Paragrafoelenco"/>
        <w:rPr>
          <w:ins w:id="677" w:author="Account Microsoft" w:date="2021-04-07T10:33:00Z"/>
          <w:lang w:val="en-GB"/>
        </w:rPr>
        <w:pPrChange w:id="678" w:author="Account Microsoft" w:date="2021-04-07T10:33:00Z">
          <w:pPr>
            <w:shd w:val="clear" w:color="auto" w:fill="FFFFFF"/>
            <w:spacing w:after="0"/>
          </w:pPr>
        </w:pPrChange>
      </w:pPr>
      <w:ins w:id="679" w:author="Account Microsoft" w:date="2021-04-07T10:33:00Z">
        <w:r>
          <w:rPr>
            <w:lang w:val="en-GB"/>
          </w:rPr>
          <w:t>W (wrong value)</w:t>
        </w:r>
      </w:ins>
    </w:p>
    <w:p w14:paraId="3AEAD2AD" w14:textId="64FD17DF" w:rsidR="00411FD5" w:rsidRDefault="00411FD5">
      <w:pPr>
        <w:pStyle w:val="Paragrafoelenco"/>
        <w:rPr>
          <w:ins w:id="680" w:author="Account Microsoft" w:date="2021-04-07T10:34:00Z"/>
          <w:lang w:val="en-GB"/>
        </w:rPr>
        <w:pPrChange w:id="681" w:author="Account Microsoft" w:date="2021-04-07T10:33:00Z">
          <w:pPr>
            <w:shd w:val="clear" w:color="auto" w:fill="FFFFFF"/>
            <w:spacing w:after="0"/>
          </w:pPr>
        </w:pPrChange>
      </w:pPr>
      <w:ins w:id="682" w:author="Account Microsoft" w:date="2021-04-07T10:34:00Z">
        <w:r>
          <w:rPr>
            <w:lang w:val="en-GB"/>
          </w:rPr>
          <w:t>S (suspicious value)</w:t>
        </w:r>
      </w:ins>
    </w:p>
    <w:p w14:paraId="5C89AACA" w14:textId="02B56514" w:rsidR="00411FD5" w:rsidRDefault="00411FD5">
      <w:pPr>
        <w:pStyle w:val="Paragrafoelenco"/>
        <w:rPr>
          <w:ins w:id="683" w:author="Account Microsoft" w:date="2021-04-07T10:34:00Z"/>
          <w:lang w:val="en-GB"/>
        </w:rPr>
        <w:pPrChange w:id="684" w:author="Account Microsoft" w:date="2021-04-07T10:33:00Z">
          <w:pPr>
            <w:shd w:val="clear" w:color="auto" w:fill="FFFFFF"/>
            <w:spacing w:after="0"/>
          </w:pPr>
        </w:pPrChange>
      </w:pPr>
      <w:ins w:id="685" w:author="Account Microsoft" w:date="2021-04-07T10:34:00Z">
        <w:r>
          <w:rPr>
            <w:lang w:val="en-GB"/>
          </w:rPr>
          <w:t>I (interpolated value)</w:t>
        </w:r>
      </w:ins>
    </w:p>
    <w:p w14:paraId="2869ECFD" w14:textId="397A13B2" w:rsidR="00411FD5" w:rsidRDefault="00411FD5">
      <w:pPr>
        <w:pStyle w:val="Paragrafoelenco"/>
        <w:rPr>
          <w:ins w:id="686" w:author="Account Microsoft" w:date="2021-04-07T10:35:00Z"/>
          <w:lang w:val="en-GB"/>
        </w:rPr>
        <w:pPrChange w:id="687" w:author="Account Microsoft" w:date="2021-04-07T10:33:00Z">
          <w:pPr>
            <w:shd w:val="clear" w:color="auto" w:fill="FFFFFF"/>
            <w:spacing w:after="0"/>
          </w:pPr>
        </w:pPrChange>
      </w:pPr>
      <w:ins w:id="688" w:author="Account Microsoft" w:date="2021-04-07T10:34:00Z">
        <w:r>
          <w:rPr>
            <w:lang w:val="en-GB"/>
          </w:rPr>
          <w:t xml:space="preserve">R (replaced by MOS value). This flag </w:t>
        </w:r>
      </w:ins>
      <w:ins w:id="689" w:author="TORETI Andrea (JRC-ISPRA)" w:date="2021-05-06T14:28:00Z">
        <w:r w:rsidR="00D06905">
          <w:rPr>
            <w:lang w:val="en-GB"/>
          </w:rPr>
          <w:t>can be</w:t>
        </w:r>
      </w:ins>
      <w:ins w:id="690" w:author="Account Microsoft" w:date="2021-04-07T10:34:00Z">
        <w:del w:id="691" w:author="TORETI Andrea (JRC-ISPRA)" w:date="2021-05-06T14:28:00Z">
          <w:r w:rsidDel="00D06905">
            <w:rPr>
              <w:lang w:val="en-GB"/>
            </w:rPr>
            <w:delText>are</w:delText>
          </w:r>
        </w:del>
        <w:r>
          <w:rPr>
            <w:lang w:val="en-GB"/>
          </w:rPr>
          <w:t xml:space="preserve"> assigned only to minimum and maximum temperature daily values </w:t>
        </w:r>
        <w:del w:id="692" w:author="TORETI Andrea (JRC-ISPRA)" w:date="2021-05-06T14:28:00Z">
          <w:r w:rsidDel="00D06905">
            <w:rPr>
              <w:lang w:val="en-GB"/>
            </w:rPr>
            <w:delText xml:space="preserve">in the situation </w:delText>
          </w:r>
        </w:del>
        <w:r>
          <w:rPr>
            <w:lang w:val="en-GB"/>
          </w:rPr>
          <w:t>when the MOS value replace</w:t>
        </w:r>
      </w:ins>
      <w:ins w:id="693" w:author="TORETI Andrea (JRC-ISPRA)" w:date="2021-05-06T14:28:00Z">
        <w:r w:rsidR="00D06905">
          <w:rPr>
            <w:lang w:val="en-GB"/>
          </w:rPr>
          <w:t>s</w:t>
        </w:r>
      </w:ins>
      <w:ins w:id="694" w:author="Account Microsoft" w:date="2021-04-07T10:34:00Z">
        <w:r>
          <w:rPr>
            <w:lang w:val="en-GB"/>
          </w:rPr>
          <w:t xml:space="preserve"> the </w:t>
        </w:r>
      </w:ins>
      <w:ins w:id="695" w:author="Account Microsoft" w:date="2021-04-07T10:35:00Z">
        <w:r>
          <w:rPr>
            <w:lang w:val="en-GB"/>
          </w:rPr>
          <w:t xml:space="preserve">calculated </w:t>
        </w:r>
      </w:ins>
      <w:ins w:id="696" w:author="Account Microsoft" w:date="2021-04-07T10:34:00Z">
        <w:r>
          <w:rPr>
            <w:lang w:val="en-GB"/>
          </w:rPr>
          <w:t>station value</w:t>
        </w:r>
      </w:ins>
      <w:ins w:id="697" w:author="TORETI Andrea (JRC-ISPRA)" w:date="2021-05-06T14:29:00Z">
        <w:r w:rsidR="00D06905">
          <w:rPr>
            <w:lang w:val="en-GB"/>
          </w:rPr>
          <w:t xml:space="preserve"> (</w:t>
        </w:r>
      </w:ins>
      <w:ins w:id="698" w:author="Account Microsoft" w:date="2021-04-07T10:35:00Z">
        <w:del w:id="699" w:author="TORETI Andrea (JRC-ISPRA)" w:date="2021-05-06T14:29:00Z">
          <w:r w:rsidDel="00D06905">
            <w:rPr>
              <w:lang w:val="en-GB"/>
            </w:rPr>
            <w:delText xml:space="preserve">, inside the </w:delText>
          </w:r>
        </w:del>
        <w:r>
          <w:rPr>
            <w:lang w:val="en-GB"/>
          </w:rPr>
          <w:t>Aggregation module</w:t>
        </w:r>
      </w:ins>
      <w:ins w:id="700" w:author="TORETI Andrea (JRC-ISPRA)" w:date="2021-05-06T14:29:00Z">
        <w:r w:rsidR="00D06905">
          <w:rPr>
            <w:lang w:val="en-GB"/>
          </w:rPr>
          <w:t>)</w:t>
        </w:r>
      </w:ins>
      <w:ins w:id="701" w:author="Account Microsoft" w:date="2021-04-07T10:35:00Z">
        <w:r>
          <w:rPr>
            <w:lang w:val="en-GB"/>
          </w:rPr>
          <w:t>.</w:t>
        </w:r>
      </w:ins>
    </w:p>
    <w:p w14:paraId="34DB0778" w14:textId="2517D852" w:rsidR="00411FD5" w:rsidRDefault="00D06905">
      <w:pPr>
        <w:rPr>
          <w:ins w:id="702" w:author="Account Microsoft" w:date="2021-04-07T10:38:00Z"/>
          <w:lang w:val="en-GB"/>
        </w:rPr>
        <w:pPrChange w:id="703" w:author="Account Microsoft" w:date="2021-04-07T10:35:00Z">
          <w:pPr>
            <w:shd w:val="clear" w:color="auto" w:fill="FFFFFF"/>
            <w:spacing w:after="0"/>
          </w:pPr>
        </w:pPrChange>
      </w:pPr>
      <w:ins w:id="704" w:author="TORETI Andrea (JRC-ISPRA)" w:date="2021-05-06T14:29:00Z">
        <w:r>
          <w:rPr>
            <w:lang w:val="en-GB"/>
          </w:rPr>
          <w:t>F</w:t>
        </w:r>
      </w:ins>
      <w:ins w:id="705" w:author="Account Microsoft" w:date="2021-04-07T10:36:00Z">
        <w:del w:id="706" w:author="TORETI Andrea (JRC-ISPRA)" w:date="2021-05-06T14:29:00Z">
          <w:r w:rsidR="00411FD5" w:rsidDel="00D06905">
            <w:rPr>
              <w:lang w:val="en-GB"/>
            </w:rPr>
            <w:delText>T</w:delText>
          </w:r>
        </w:del>
        <w:del w:id="707" w:author="TORETI Andrea (JRC-ISPRA)" w:date="2021-05-06T14:28:00Z">
          <w:r w:rsidR="00411FD5" w:rsidDel="00D06905">
            <w:rPr>
              <w:lang w:val="en-GB"/>
            </w:rPr>
            <w:delText>he f</w:delText>
          </w:r>
        </w:del>
        <w:r w:rsidR="00411FD5">
          <w:rPr>
            <w:lang w:val="en-GB"/>
          </w:rPr>
          <w:t xml:space="preserve">lags are produced first </w:t>
        </w:r>
      </w:ins>
      <w:ins w:id="708" w:author="TORETI Andrea (JRC-ISPRA)" w:date="2021-05-06T14:29:00Z">
        <w:r>
          <w:rPr>
            <w:lang w:val="en-GB"/>
          </w:rPr>
          <w:t>by</w:t>
        </w:r>
      </w:ins>
      <w:ins w:id="709" w:author="Account Microsoft" w:date="2021-04-07T10:36:00Z">
        <w:del w:id="710" w:author="TORETI Andrea (JRC-ISPRA)" w:date="2021-05-06T14:29:00Z">
          <w:r w:rsidR="00411FD5" w:rsidDel="00D06905">
            <w:rPr>
              <w:lang w:val="en-GB"/>
            </w:rPr>
            <w:delText>inside</w:delText>
          </w:r>
        </w:del>
        <w:r w:rsidR="00411FD5">
          <w:rPr>
            <w:lang w:val="en-GB"/>
          </w:rPr>
          <w:t xml:space="preserve"> the WeakChecks module</w:t>
        </w:r>
        <w:del w:id="711" w:author="TORETI Andrea (JRC-ISPRA)" w:date="2021-05-06T14:29:00Z">
          <w:r w:rsidR="00411FD5" w:rsidDel="00D06905">
            <w:rPr>
              <w:lang w:val="en-GB"/>
            </w:rPr>
            <w:delText>,</w:delText>
          </w:r>
        </w:del>
        <w:r w:rsidR="00411FD5">
          <w:rPr>
            <w:lang w:val="en-GB"/>
          </w:rPr>
          <w:t xml:space="preserve"> at hourly level. The flags </w:t>
        </w:r>
      </w:ins>
      <w:ins w:id="712" w:author="TORETI Andrea (JRC-ISPRA)" w:date="2021-05-06T14:29:00Z">
        <w:r w:rsidR="00C84F48">
          <w:rPr>
            <w:lang w:val="en-GB"/>
          </w:rPr>
          <w:t xml:space="preserve">associated with the sub-daily </w:t>
        </w:r>
      </w:ins>
      <w:ins w:id="713" w:author="Account Microsoft" w:date="2021-04-07T10:36:00Z">
        <w:del w:id="714" w:author="TORETI Andrea (JRC-ISPRA)" w:date="2021-05-06T14:30:00Z">
          <w:r w:rsidR="00411FD5" w:rsidDel="00C84F48">
            <w:rPr>
              <w:lang w:val="en-GB"/>
            </w:rPr>
            <w:delText xml:space="preserve">of the </w:delText>
          </w:r>
        </w:del>
        <w:r w:rsidR="00411FD5">
          <w:rPr>
            <w:lang w:val="en-GB"/>
          </w:rPr>
          <w:t>values used in</w:t>
        </w:r>
      </w:ins>
      <w:ins w:id="715" w:author="TORETI Andrea (JRC-ISPRA)" w:date="2021-05-06T14:30:00Z">
        <w:r w:rsidR="00C84F48">
          <w:rPr>
            <w:lang w:val="en-GB"/>
          </w:rPr>
          <w:t xml:space="preserve"> the </w:t>
        </w:r>
      </w:ins>
      <w:ins w:id="716" w:author="Account Microsoft" w:date="2021-04-07T10:36:00Z">
        <w:del w:id="717" w:author="TORETI Andrea (JRC-ISPRA)" w:date="2021-05-06T14:30:00Z">
          <w:r w:rsidR="00411FD5" w:rsidDel="00C84F48">
            <w:rPr>
              <w:lang w:val="en-GB"/>
            </w:rPr>
            <w:delText xml:space="preserve">side </w:delText>
          </w:r>
        </w:del>
        <w:r w:rsidR="00411FD5">
          <w:rPr>
            <w:lang w:val="en-GB"/>
          </w:rPr>
          <w:t xml:space="preserve">aggregation </w:t>
        </w:r>
        <w:del w:id="718" w:author="TORETI Andrea (JRC-ISPRA)" w:date="2021-05-06T14:30:00Z">
          <w:r w:rsidR="00411FD5" w:rsidDel="00C84F48">
            <w:rPr>
              <w:lang w:val="en-GB"/>
            </w:rPr>
            <w:delText xml:space="preserve">will be used to </w:delText>
          </w:r>
        </w:del>
        <w:r w:rsidR="00411FD5">
          <w:rPr>
            <w:lang w:val="en-GB"/>
          </w:rPr>
          <w:t xml:space="preserve">determine the flag for the daily value. </w:t>
        </w:r>
      </w:ins>
      <w:ins w:id="719" w:author="Account Microsoft" w:date="2021-04-07T10:37:00Z">
        <w:r w:rsidR="00411FD5">
          <w:rPr>
            <w:lang w:val="en-GB"/>
          </w:rPr>
          <w:t xml:space="preserve">For example, if </w:t>
        </w:r>
        <w:del w:id="720" w:author="TORETI Andrea (JRC-ISPRA)" w:date="2021-05-06T14:30:00Z">
          <w:r w:rsidR="00411FD5" w:rsidDel="00C84F48">
            <w:rPr>
              <w:lang w:val="en-GB"/>
            </w:rPr>
            <w:delText xml:space="preserve">for calculate </w:delText>
          </w:r>
        </w:del>
        <w:r w:rsidR="00411FD5">
          <w:rPr>
            <w:lang w:val="en-GB"/>
          </w:rPr>
          <w:t xml:space="preserve">a daily value </w:t>
        </w:r>
      </w:ins>
      <w:ins w:id="721" w:author="TORETI Andrea (JRC-ISPRA)" w:date="2021-05-06T14:30:00Z">
        <w:r w:rsidR="00C84F48">
          <w:rPr>
            <w:lang w:val="en-GB"/>
          </w:rPr>
          <w:t xml:space="preserve">is derived by using </w:t>
        </w:r>
      </w:ins>
      <w:ins w:id="722" w:author="Account Microsoft" w:date="2021-04-07T10:37:00Z">
        <w:del w:id="723" w:author="TORETI Andrea (JRC-ISPRA)" w:date="2021-05-06T14:30:00Z">
          <w:r w:rsidR="00411FD5" w:rsidDel="00C84F48">
            <w:rPr>
              <w:lang w:val="en-GB"/>
            </w:rPr>
            <w:delText xml:space="preserve">need to use </w:delText>
          </w:r>
        </w:del>
        <w:r w:rsidR="00411FD5">
          <w:rPr>
            <w:lang w:val="en-GB"/>
          </w:rPr>
          <w:t xml:space="preserve">nine hourly values </w:t>
        </w:r>
      </w:ins>
      <w:ins w:id="724" w:author="TORETI Andrea (JRC-ISPRA)" w:date="2021-05-06T14:30:00Z">
        <w:r w:rsidR="00C84F48">
          <w:rPr>
            <w:lang w:val="en-GB"/>
          </w:rPr>
          <w:t xml:space="preserve">having </w:t>
        </w:r>
      </w:ins>
      <w:ins w:id="725" w:author="Account Microsoft" w:date="2021-04-07T10:37:00Z">
        <w:del w:id="726" w:author="TORETI Andrea (JRC-ISPRA)" w:date="2021-05-06T14:30:00Z">
          <w:r w:rsidR="00411FD5" w:rsidDel="00C84F48">
            <w:rPr>
              <w:lang w:val="en-GB"/>
            </w:rPr>
            <w:delText>that present more</w:delText>
          </w:r>
        </w:del>
        <w:r w:rsidR="00411FD5">
          <w:rPr>
            <w:lang w:val="en-GB"/>
          </w:rPr>
          <w:t xml:space="preserve"> flags, the daily value will contains a combination of all th</w:t>
        </w:r>
      </w:ins>
      <w:ins w:id="727" w:author="TORETI Andrea (JRC-ISPRA)" w:date="2021-05-06T14:30:00Z">
        <w:r w:rsidR="00C84F48">
          <w:rPr>
            <w:lang w:val="en-GB"/>
          </w:rPr>
          <w:t>e</w:t>
        </w:r>
      </w:ins>
      <w:ins w:id="728" w:author="Account Microsoft" w:date="2021-04-07T10:37:00Z">
        <w:del w:id="729" w:author="TORETI Andrea (JRC-ISPRA)" w:date="2021-05-06T14:30:00Z">
          <w:r w:rsidR="00411FD5" w:rsidDel="00C84F48">
            <w:rPr>
              <w:lang w:val="en-GB"/>
            </w:rPr>
            <w:delText>i</w:delText>
          </w:r>
        </w:del>
        <w:r w:rsidR="00411FD5">
          <w:rPr>
            <w:lang w:val="en-GB"/>
          </w:rPr>
          <w:t>s</w:t>
        </w:r>
      </w:ins>
      <w:ins w:id="730" w:author="TORETI Andrea (JRC-ISPRA)" w:date="2021-05-06T14:30:00Z">
        <w:r w:rsidR="00C84F48">
          <w:rPr>
            <w:lang w:val="en-GB"/>
          </w:rPr>
          <w:t>e</w:t>
        </w:r>
      </w:ins>
      <w:ins w:id="731" w:author="Account Microsoft" w:date="2021-04-07T10:37:00Z">
        <w:r w:rsidR="00411FD5">
          <w:rPr>
            <w:lang w:val="en-GB"/>
          </w:rPr>
          <w:t xml:space="preserve"> hourly flags separated by </w:t>
        </w:r>
      </w:ins>
      <w:ins w:id="732" w:author="TORETI Andrea (JRC-ISPRA)" w:date="2021-05-06T14:31:00Z">
        <w:r w:rsidR="00C84F48">
          <w:rPr>
            <w:lang w:val="en-GB"/>
          </w:rPr>
          <w:t xml:space="preserve">the </w:t>
        </w:r>
      </w:ins>
      <w:ins w:id="733" w:author="Account Microsoft" w:date="2021-04-07T10:37:00Z">
        <w:r w:rsidR="00411FD5">
          <w:rPr>
            <w:lang w:val="en-GB"/>
          </w:rPr>
          <w:t xml:space="preserve">character </w:t>
        </w:r>
      </w:ins>
      <w:ins w:id="734" w:author="Account Microsoft" w:date="2021-04-07T10:38:00Z">
        <w:r w:rsidR="00411FD5">
          <w:rPr>
            <w:lang w:val="en-GB"/>
          </w:rPr>
          <w:t>‘|’.</w:t>
        </w:r>
      </w:ins>
    </w:p>
    <w:p w14:paraId="44FE8195" w14:textId="487FCE1A" w:rsidR="00411FD5" w:rsidRDefault="00411FD5">
      <w:pPr>
        <w:rPr>
          <w:ins w:id="735" w:author="Account Microsoft" w:date="2021-04-07T10:39:00Z"/>
          <w:lang w:val="en-GB"/>
        </w:rPr>
        <w:pPrChange w:id="736" w:author="Account Microsoft" w:date="2021-04-07T10:35:00Z">
          <w:pPr>
            <w:shd w:val="clear" w:color="auto" w:fill="FFFFFF"/>
            <w:spacing w:after="0"/>
          </w:pPr>
        </w:pPrChange>
      </w:pPr>
      <w:ins w:id="737" w:author="Account Microsoft" w:date="2021-04-07T10:38:00Z">
        <w:r>
          <w:rPr>
            <w:lang w:val="en-GB"/>
          </w:rPr>
          <w:t>The HeavyChecks manage</w:t>
        </w:r>
      </w:ins>
      <w:ins w:id="738" w:author="TORETI Andrea (JRC-ISPRA)" w:date="2021-05-06T14:31:00Z">
        <w:r w:rsidR="00C84F48">
          <w:rPr>
            <w:lang w:val="en-GB"/>
          </w:rPr>
          <w:t>s</w:t>
        </w:r>
      </w:ins>
      <w:ins w:id="739" w:author="Account Microsoft" w:date="2021-04-07T10:38:00Z">
        <w:r>
          <w:rPr>
            <w:lang w:val="en-GB"/>
          </w:rPr>
          <w:t xml:space="preserve"> the flags</w:t>
        </w:r>
      </w:ins>
      <w:ins w:id="740" w:author="TORETI Andrea (JRC-ISPRA)" w:date="2021-05-06T14:31:00Z">
        <w:r w:rsidR="00C84F48">
          <w:rPr>
            <w:lang w:val="en-GB"/>
          </w:rPr>
          <w:t>, and it is based on the</w:t>
        </w:r>
      </w:ins>
      <w:ins w:id="741" w:author="Account Microsoft" w:date="2021-04-07T10:38:00Z">
        <w:del w:id="742" w:author="TORETI Andrea (JRC-ISPRA)" w:date="2021-05-06T14:31:00Z">
          <w:r w:rsidDel="00C84F48">
            <w:rPr>
              <w:lang w:val="en-GB"/>
            </w:rPr>
            <w:delText xml:space="preserve"> starting </w:delText>
          </w:r>
        </w:del>
      </w:ins>
      <w:ins w:id="743" w:author="Account Microsoft" w:date="2021-04-07T10:39:00Z">
        <w:del w:id="744" w:author="TORETI Andrea (JRC-ISPRA)" w:date="2021-05-06T14:31:00Z">
          <w:r w:rsidDel="00C84F48">
            <w:rPr>
              <w:lang w:val="en-GB"/>
            </w:rPr>
            <w:delText>with</w:delText>
          </w:r>
        </w:del>
      </w:ins>
      <w:ins w:id="745" w:author="Account Microsoft" w:date="2021-04-07T10:38:00Z">
        <w:del w:id="746" w:author="TORETI Andrea (JRC-ISPRA)" w:date="2021-05-06T14:31:00Z">
          <w:r w:rsidDel="00C84F48">
            <w:rPr>
              <w:lang w:val="en-GB"/>
            </w:rPr>
            <w:delText xml:space="preserve"> the</w:delText>
          </w:r>
        </w:del>
        <w:r>
          <w:rPr>
            <w:lang w:val="en-GB"/>
          </w:rPr>
          <w:t xml:space="preserve"> flags generate</w:t>
        </w:r>
      </w:ins>
      <w:ins w:id="747" w:author="TORETI Andrea (JRC-ISPRA)" w:date="2021-05-06T14:31:00Z">
        <w:r w:rsidR="00C84F48">
          <w:rPr>
            <w:lang w:val="en-GB"/>
          </w:rPr>
          <w:t>d</w:t>
        </w:r>
      </w:ins>
      <w:ins w:id="748" w:author="Account Microsoft" w:date="2021-04-07T10:38:00Z">
        <w:r>
          <w:rPr>
            <w:lang w:val="en-GB"/>
          </w:rPr>
          <w:t xml:space="preserve"> by </w:t>
        </w:r>
      </w:ins>
      <w:ins w:id="749" w:author="TORETI Andrea (JRC-ISPRA)" w:date="2021-05-06T14:31:00Z">
        <w:r w:rsidR="00C84F48">
          <w:rPr>
            <w:lang w:val="en-GB"/>
          </w:rPr>
          <w:t xml:space="preserve">the </w:t>
        </w:r>
      </w:ins>
      <w:ins w:id="750" w:author="Account Microsoft" w:date="2021-04-07T10:38:00Z">
        <w:r>
          <w:rPr>
            <w:lang w:val="en-GB"/>
          </w:rPr>
          <w:t>Aggregation module</w:t>
        </w:r>
      </w:ins>
      <w:ins w:id="751" w:author="TORETI Andrea (JRC-ISPRA)" w:date="2021-05-06T14:31:00Z">
        <w:r w:rsidR="00C84F48">
          <w:rPr>
            <w:lang w:val="en-GB"/>
          </w:rPr>
          <w:t xml:space="preserve">. </w:t>
        </w:r>
      </w:ins>
      <w:ins w:id="752" w:author="Account Microsoft" w:date="2021-04-07T10:38:00Z">
        <w:r>
          <w:rPr>
            <w:lang w:val="en-GB"/>
          </w:rPr>
          <w:t xml:space="preserve"> </w:t>
        </w:r>
      </w:ins>
      <w:ins w:id="753" w:author="TORETI Andrea (JRC-ISPRA)" w:date="2021-05-06T14:31:00Z">
        <w:r w:rsidR="00C84F48">
          <w:rPr>
            <w:lang w:val="en-GB"/>
          </w:rPr>
          <w:t xml:space="preserve">At this point </w:t>
        </w:r>
      </w:ins>
      <w:ins w:id="754" w:author="Account Microsoft" w:date="2021-04-07T10:38:00Z">
        <w:del w:id="755" w:author="TORETI Andrea (JRC-ISPRA)" w:date="2021-05-06T14:31:00Z">
          <w:r w:rsidDel="00C84F48">
            <w:rPr>
              <w:lang w:val="en-GB"/>
            </w:rPr>
            <w:delText>with the observation that if the human intervention will change a value t</w:delText>
          </w:r>
        </w:del>
      </w:ins>
      <w:ins w:id="756" w:author="TORETI Andrea (JRC-ISPRA)" w:date="2021-05-06T14:31:00Z">
        <w:r w:rsidR="00C84F48">
          <w:rPr>
            <w:lang w:val="en-GB"/>
          </w:rPr>
          <w:t>t</w:t>
        </w:r>
      </w:ins>
      <w:ins w:id="757" w:author="Account Microsoft" w:date="2021-04-07T10:38:00Z">
        <w:r>
          <w:rPr>
            <w:lang w:val="en-GB"/>
          </w:rPr>
          <w:t xml:space="preserve">he flag </w:t>
        </w:r>
      </w:ins>
      <w:ins w:id="758" w:author="Account Microsoft" w:date="2021-04-07T10:39:00Z">
        <w:r>
          <w:rPr>
            <w:lang w:val="en-GB"/>
          </w:rPr>
          <w:t xml:space="preserve">‘H’ </w:t>
        </w:r>
      </w:ins>
      <w:ins w:id="759" w:author="TORETI Andrea (JRC-ISPRA)" w:date="2021-05-06T14:31:00Z">
        <w:r w:rsidR="00C84F48">
          <w:rPr>
            <w:lang w:val="en-GB"/>
          </w:rPr>
          <w:t>(</w:t>
        </w:r>
      </w:ins>
      <w:ins w:id="760" w:author="TORETI Andrea (JRC-ISPRA)" w:date="2021-05-06T14:32:00Z">
        <w:r w:rsidR="00C84F48">
          <w:rPr>
            <w:lang w:val="en-GB"/>
          </w:rPr>
          <w:t>if entered following changes done by a meteorologist</w:t>
        </w:r>
      </w:ins>
      <w:ins w:id="761" w:author="TORETI Andrea (JRC-ISPRA)" w:date="2021-05-06T14:31:00Z">
        <w:r w:rsidR="00C84F48">
          <w:rPr>
            <w:lang w:val="en-GB"/>
          </w:rPr>
          <w:t xml:space="preserve">) </w:t>
        </w:r>
      </w:ins>
      <w:ins w:id="762" w:author="Account Microsoft" w:date="2021-04-07T10:39:00Z">
        <w:del w:id="763" w:author="TORETI Andrea (JRC-ISPRA)" w:date="2021-05-06T14:31:00Z">
          <w:r w:rsidDel="00C84F48">
            <w:rPr>
              <w:lang w:val="en-GB"/>
            </w:rPr>
            <w:delText xml:space="preserve">will </w:delText>
          </w:r>
        </w:del>
        <w:r>
          <w:rPr>
            <w:lang w:val="en-GB"/>
          </w:rPr>
          <w:t>reset</w:t>
        </w:r>
      </w:ins>
      <w:ins w:id="764" w:author="TORETI Andrea (JRC-ISPRA)" w:date="2021-05-06T14:32:00Z">
        <w:r w:rsidR="00C84F48">
          <w:rPr>
            <w:lang w:val="en-GB"/>
          </w:rPr>
          <w:t>s</w:t>
        </w:r>
      </w:ins>
      <w:ins w:id="765" w:author="Account Microsoft" w:date="2021-04-07T10:39:00Z">
        <w:r>
          <w:rPr>
            <w:lang w:val="en-GB"/>
          </w:rPr>
          <w:t xml:space="preserve"> all the other flags </w:t>
        </w:r>
      </w:ins>
      <w:ins w:id="766" w:author="TORETI Andrea (JRC-ISPRA)" w:date="2021-05-06T14:32:00Z">
        <w:r w:rsidR="00C84F48">
          <w:rPr>
            <w:lang w:val="en-GB"/>
          </w:rPr>
          <w:t xml:space="preserve">associated with the </w:t>
        </w:r>
      </w:ins>
      <w:ins w:id="767" w:author="Account Microsoft" w:date="2021-04-07T10:39:00Z">
        <w:del w:id="768" w:author="TORETI Andrea (JRC-ISPRA)" w:date="2021-05-06T14:32:00Z">
          <w:r w:rsidDel="00C84F48">
            <w:rPr>
              <w:lang w:val="en-GB"/>
            </w:rPr>
            <w:delText xml:space="preserve">of the </w:delText>
          </w:r>
        </w:del>
        <w:r>
          <w:rPr>
            <w:lang w:val="en-GB"/>
          </w:rPr>
          <w:t>value.</w:t>
        </w:r>
      </w:ins>
    </w:p>
    <w:p w14:paraId="64E9D7C5" w14:textId="03005881" w:rsidR="00411FD5" w:rsidRPr="00411FD5" w:rsidRDefault="00411FD5">
      <w:pPr>
        <w:rPr>
          <w:ins w:id="769" w:author="Account Microsoft" w:date="2021-04-07T10:30:00Z"/>
          <w:lang w:val="en-GB"/>
        </w:rPr>
        <w:pPrChange w:id="770" w:author="Account Microsoft" w:date="2021-04-07T10:35:00Z">
          <w:pPr>
            <w:shd w:val="clear" w:color="auto" w:fill="FFFFFF"/>
            <w:spacing w:after="0"/>
          </w:pPr>
        </w:pPrChange>
      </w:pPr>
      <w:ins w:id="771" w:author="Account Microsoft" w:date="2021-04-07T10:39:00Z">
        <w:r>
          <w:rPr>
            <w:lang w:val="en-GB"/>
          </w:rPr>
          <w:lastRenderedPageBreak/>
          <w:t>In the same</w:t>
        </w:r>
      </w:ins>
      <w:ins w:id="772" w:author="TORETI Andrea (JRC-ISPRA)" w:date="2021-05-06T14:32:00Z">
        <w:r w:rsidR="00C84F48">
          <w:rPr>
            <w:lang w:val="en-GB"/>
          </w:rPr>
          <w:t xml:space="preserve"> </w:t>
        </w:r>
      </w:ins>
      <w:ins w:id="773" w:author="Account Microsoft" w:date="2021-04-07T10:39:00Z">
        <w:del w:id="774" w:author="TORETI Andrea (JRC-ISPRA)" w:date="2021-05-06T14:32:00Z">
          <w:r w:rsidDel="00C84F48">
            <w:rPr>
              <w:lang w:val="en-GB"/>
            </w:rPr>
            <w:delText xml:space="preserve"> </w:delText>
          </w:r>
        </w:del>
      </w:ins>
      <w:ins w:id="775" w:author="TORETI Andrea (JRC-ISPRA)" w:date="2021-05-06T14:32:00Z">
        <w:r w:rsidR="00C84F48">
          <w:rPr>
            <w:lang w:val="en-GB"/>
          </w:rPr>
          <w:t>way</w:t>
        </w:r>
      </w:ins>
      <w:ins w:id="776" w:author="Account Microsoft" w:date="2021-04-07T10:39:00Z">
        <w:del w:id="777" w:author="TORETI Andrea (JRC-ISPRA)" w:date="2021-05-06T14:32:00Z">
          <w:r w:rsidDel="00C84F48">
            <w:rPr>
              <w:lang w:val="en-GB"/>
            </w:rPr>
            <w:delText>manner</w:delText>
          </w:r>
        </w:del>
        <w:r>
          <w:rPr>
            <w:lang w:val="en-GB"/>
          </w:rPr>
          <w:t>, the ThresholdChecks manage</w:t>
        </w:r>
      </w:ins>
      <w:ins w:id="778" w:author="TORETI Andrea (JRC-ISPRA)" w:date="2021-05-06T14:32:00Z">
        <w:r w:rsidR="00C84F48">
          <w:rPr>
            <w:lang w:val="en-GB"/>
          </w:rPr>
          <w:t>s</w:t>
        </w:r>
      </w:ins>
      <w:ins w:id="779" w:author="Account Microsoft" w:date="2021-04-07T10:39:00Z">
        <w:r>
          <w:rPr>
            <w:lang w:val="en-GB"/>
          </w:rPr>
          <w:t xml:space="preserve"> the flag starting with the flags generate</w:t>
        </w:r>
      </w:ins>
      <w:ins w:id="780" w:author="TORETI Andrea (JRC-ISPRA)" w:date="2021-05-06T14:32:00Z">
        <w:r w:rsidR="00C84F48">
          <w:rPr>
            <w:lang w:val="en-GB"/>
          </w:rPr>
          <w:t>d</w:t>
        </w:r>
      </w:ins>
      <w:ins w:id="781" w:author="Account Microsoft" w:date="2021-04-07T10:39:00Z">
        <w:r>
          <w:rPr>
            <w:lang w:val="en-GB"/>
          </w:rPr>
          <w:t xml:space="preserve"> by </w:t>
        </w:r>
      </w:ins>
      <w:ins w:id="782" w:author="TORETI Andrea (JRC-ISPRA)" w:date="2021-05-06T14:32:00Z">
        <w:r w:rsidR="00C84F48">
          <w:rPr>
            <w:lang w:val="en-GB"/>
          </w:rPr>
          <w:t xml:space="preserve">the </w:t>
        </w:r>
      </w:ins>
      <w:ins w:id="783" w:author="Account Microsoft" w:date="2021-04-07T10:39:00Z">
        <w:r>
          <w:rPr>
            <w:lang w:val="en-GB"/>
          </w:rPr>
          <w:t>HeavyChecks module</w:t>
        </w:r>
        <w:del w:id="784" w:author="TORETI Andrea (JRC-ISPRA)" w:date="2021-05-06T14:33:00Z">
          <w:r w:rsidDel="00C84F48">
            <w:rPr>
              <w:lang w:val="en-GB"/>
            </w:rPr>
            <w:delText xml:space="preserve"> </w:delText>
          </w:r>
        </w:del>
      </w:ins>
      <w:ins w:id="785" w:author="Account Microsoft" w:date="2021-04-07T10:40:00Z">
        <w:del w:id="786" w:author="TORETI Andrea (JRC-ISPRA)" w:date="2021-05-06T14:33:00Z">
          <w:r w:rsidDel="00C84F48">
            <w:rPr>
              <w:lang w:val="en-GB"/>
            </w:rPr>
            <w:delText>with the observation that if the human intervention will change a value the flag ‘H’ will reset all the other flags of the value</w:delText>
          </w:r>
        </w:del>
        <w:r>
          <w:rPr>
            <w:lang w:val="en-GB"/>
          </w:rPr>
          <w:t>. The flags file produce</w:t>
        </w:r>
      </w:ins>
      <w:ins w:id="787" w:author="TORETI Andrea (JRC-ISPRA)" w:date="2021-05-06T14:33:00Z">
        <w:r w:rsidR="00C84F48">
          <w:rPr>
            <w:lang w:val="en-GB"/>
          </w:rPr>
          <w:t>d</w:t>
        </w:r>
      </w:ins>
      <w:ins w:id="788" w:author="Account Microsoft" w:date="2021-04-07T10:40:00Z">
        <w:del w:id="789" w:author="TORETI Andrea (JRC-ISPRA)" w:date="2021-05-06T14:33:00Z">
          <w:r w:rsidDel="00C84F48">
            <w:rPr>
              <w:lang w:val="en-GB"/>
            </w:rPr>
            <w:delText>s</w:delText>
          </w:r>
        </w:del>
        <w:r>
          <w:rPr>
            <w:lang w:val="en-GB"/>
          </w:rPr>
          <w:t xml:space="preserve"> by the ThresholdChecks module (</w:t>
        </w:r>
      </w:ins>
      <w:ins w:id="790" w:author="Account Microsoft" w:date="2021-04-07T10:41:00Z">
        <w:r w:rsidRPr="00411FD5">
          <w:rPr>
            <w:lang w:val="en-GB"/>
          </w:rPr>
          <w:t>Flags.ThresholdChecks.</w:t>
        </w:r>
        <w:r>
          <w:rPr>
            <w:lang w:val="en-GB"/>
          </w:rPr>
          <w:t>&lt;YYYYMMDD&gt;</w:t>
        </w:r>
        <w:r w:rsidRPr="00411FD5">
          <w:rPr>
            <w:lang w:val="en-GB"/>
          </w:rPr>
          <w:t>.dat</w:t>
        </w:r>
        <w:r>
          <w:rPr>
            <w:lang w:val="en-GB"/>
          </w:rPr>
          <w:t xml:space="preserve">) represents the final </w:t>
        </w:r>
      </w:ins>
      <w:ins w:id="791" w:author="TORETI Andrea (JRC-ISPRA)" w:date="2021-05-06T14:33:00Z">
        <w:r w:rsidR="00C84F48">
          <w:rPr>
            <w:lang w:val="en-GB"/>
          </w:rPr>
          <w:t xml:space="preserve">set of </w:t>
        </w:r>
      </w:ins>
      <w:ins w:id="792" w:author="Account Microsoft" w:date="2021-04-07T10:41:00Z">
        <w:r>
          <w:rPr>
            <w:lang w:val="en-GB"/>
          </w:rPr>
          <w:t>flags for the elaboration date.</w:t>
        </w:r>
      </w:ins>
    </w:p>
    <w:p w14:paraId="39A9E9C7" w14:textId="77777777" w:rsidR="004B66A6" w:rsidRPr="004B66A6" w:rsidRDefault="004B66A6">
      <w:pPr>
        <w:rPr>
          <w:lang w:val="en-GB"/>
          <w:rPrChange w:id="793" w:author="Account Microsoft" w:date="2021-04-07T10:30:00Z">
            <w:rPr>
              <w:rFonts w:ascii="Calibri" w:eastAsia="Times New Roman" w:hAnsi="Calibri" w:cs="Calibri"/>
              <w:color w:val="000000"/>
              <w:sz w:val="24"/>
              <w:szCs w:val="24"/>
            </w:rPr>
          </w:rPrChange>
        </w:rPr>
        <w:pPrChange w:id="794" w:author="Account Microsoft" w:date="2021-04-07T10:30:00Z">
          <w:pPr>
            <w:shd w:val="clear" w:color="auto" w:fill="FFFFFF"/>
            <w:spacing w:after="0"/>
          </w:pPr>
        </w:pPrChange>
      </w:pPr>
    </w:p>
    <w:p w14:paraId="6A9C6443" w14:textId="5D15F77B" w:rsidR="00F918BD" w:rsidRPr="0042297D" w:rsidRDefault="00F918BD" w:rsidP="00590FCF">
      <w:pPr>
        <w:pStyle w:val="JRCLevel-2title"/>
        <w:numPr>
          <w:ilvl w:val="0"/>
          <w:numId w:val="0"/>
        </w:numPr>
        <w:ind w:left="578"/>
      </w:pPr>
      <w:bookmarkStart w:id="795" w:name="_Toc68684805"/>
      <w:r w:rsidRPr="0042297D">
        <w:t>3.</w:t>
      </w:r>
      <w:del w:id="796" w:author="Account Microsoft" w:date="2021-04-07T10:30:00Z">
        <w:r w:rsidR="00807229" w:rsidRPr="0042297D" w:rsidDel="004B66A6">
          <w:delText>6</w:delText>
        </w:r>
      </w:del>
      <w:ins w:id="797" w:author="Account Microsoft" w:date="2021-04-07T10:30:00Z">
        <w:r w:rsidR="004B66A6">
          <w:t>7</w:t>
        </w:r>
      </w:ins>
      <w:r w:rsidRPr="0042297D">
        <w:t xml:space="preserve"> </w:t>
      </w:r>
      <w:r w:rsidR="00C67CC6" w:rsidRPr="0042297D">
        <w:t>S</w:t>
      </w:r>
      <w:r w:rsidRPr="0042297D">
        <w:t>Converter</w:t>
      </w:r>
      <w:r w:rsidR="00FF3331" w:rsidRPr="0042297D">
        <w:t xml:space="preserve"> module</w:t>
      </w:r>
      <w:bookmarkEnd w:id="795"/>
    </w:p>
    <w:p w14:paraId="0CBF4598" w14:textId="6F22F012" w:rsidR="00756968" w:rsidRPr="00F63B3F" w:rsidRDefault="00756968" w:rsidP="00756968">
      <w:pPr>
        <w:rPr>
          <w:rFonts w:cs="Arial"/>
          <w:szCs w:val="20"/>
        </w:rPr>
      </w:pPr>
      <w:r w:rsidRPr="00F63B3F">
        <w:rPr>
          <w:rFonts w:cs="Arial"/>
          <w:szCs w:val="20"/>
        </w:rPr>
        <w:t xml:space="preserve">The main scope of this module is to convert the aggregation results (after </w:t>
      </w:r>
      <w:r w:rsidR="0064325A">
        <w:rPr>
          <w:rFonts w:cs="Arial"/>
          <w:szCs w:val="20"/>
        </w:rPr>
        <w:t xml:space="preserve">the </w:t>
      </w:r>
      <w:r w:rsidRPr="00F63B3F">
        <w:rPr>
          <w:rFonts w:cs="Arial"/>
          <w:szCs w:val="20"/>
        </w:rPr>
        <w:t xml:space="preserve">heavy checks and </w:t>
      </w:r>
      <w:r w:rsidR="0064325A">
        <w:rPr>
          <w:rFonts w:cs="Arial"/>
          <w:szCs w:val="20"/>
        </w:rPr>
        <w:t xml:space="preserve">possibly the </w:t>
      </w:r>
      <w:r w:rsidR="00C67CC6" w:rsidRPr="00F63B3F">
        <w:rPr>
          <w:rFonts w:cs="Arial"/>
          <w:szCs w:val="20"/>
        </w:rPr>
        <w:t>threshold</w:t>
      </w:r>
      <w:r w:rsidRPr="00F63B3F">
        <w:rPr>
          <w:rFonts w:cs="Arial"/>
          <w:szCs w:val="20"/>
        </w:rPr>
        <w:t xml:space="preserve"> checks) into the S-File format, to be sen</w:t>
      </w:r>
      <w:r w:rsidR="0064325A">
        <w:rPr>
          <w:rFonts w:cs="Arial"/>
          <w:szCs w:val="20"/>
        </w:rPr>
        <w:t>t</w:t>
      </w:r>
      <w:r w:rsidRPr="00F63B3F">
        <w:rPr>
          <w:rFonts w:cs="Arial"/>
          <w:szCs w:val="20"/>
        </w:rPr>
        <w:t xml:space="preserve"> to</w:t>
      </w:r>
      <w:r w:rsidR="0064325A">
        <w:rPr>
          <w:rFonts w:cs="Arial"/>
          <w:szCs w:val="20"/>
        </w:rPr>
        <w:t xml:space="preserve"> the Contractor</w:t>
      </w:r>
      <w:r w:rsidRPr="00F63B3F">
        <w:rPr>
          <w:rFonts w:cs="Arial"/>
          <w:szCs w:val="20"/>
        </w:rPr>
        <w:t>.</w:t>
      </w:r>
    </w:p>
    <w:p w14:paraId="20DD973C" w14:textId="303CB3A3" w:rsidR="008C327B" w:rsidRPr="00F63B3F" w:rsidRDefault="0064325A" w:rsidP="00756968">
      <w:pPr>
        <w:rPr>
          <w:rFonts w:cs="Arial"/>
          <w:szCs w:val="20"/>
        </w:rPr>
      </w:pPr>
      <w:r>
        <w:rPr>
          <w:rFonts w:cs="Arial"/>
          <w:szCs w:val="20"/>
        </w:rPr>
        <w:t>S</w:t>
      </w:r>
      <w:r w:rsidR="008C327B" w:rsidRPr="00F63B3F">
        <w:rPr>
          <w:rFonts w:cs="Arial"/>
          <w:szCs w:val="20"/>
        </w:rPr>
        <w:t>tructure of the S-File</w:t>
      </w:r>
    </w:p>
    <w:tbl>
      <w:tblPr>
        <w:tblStyle w:val="Grigliatab4"/>
        <w:tblW w:w="9505" w:type="dxa"/>
        <w:tblLook w:val="04A0" w:firstRow="1" w:lastRow="0" w:firstColumn="1" w:lastColumn="0" w:noHBand="0" w:noVBand="1"/>
      </w:tblPr>
      <w:tblGrid>
        <w:gridCol w:w="3037"/>
        <w:gridCol w:w="1078"/>
        <w:gridCol w:w="2258"/>
        <w:gridCol w:w="1754"/>
        <w:gridCol w:w="1378"/>
      </w:tblGrid>
      <w:tr w:rsidR="003329DB" w:rsidRPr="00985161" w14:paraId="5C38349E" w14:textId="77777777" w:rsidTr="003329DB">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037" w:type="dxa"/>
            <w:tcBorders>
              <w:right w:val="single" w:sz="4" w:space="0" w:color="000000" w:themeColor="text1"/>
            </w:tcBorders>
            <w:shd w:val="clear" w:color="auto" w:fill="D0CECE" w:themeFill="background2" w:themeFillShade="E6"/>
          </w:tcPr>
          <w:p w14:paraId="6FFFA96B" w14:textId="77777777" w:rsidR="003329DB" w:rsidRPr="00985161" w:rsidRDefault="003329DB" w:rsidP="003329DB">
            <w:pPr>
              <w:rPr>
                <w:rFonts w:cs="Arial"/>
                <w:color w:val="auto"/>
                <w:szCs w:val="20"/>
              </w:rPr>
            </w:pPr>
            <w:r w:rsidRPr="00985161">
              <w:rPr>
                <w:rFonts w:cs="Arial"/>
                <w:color w:val="auto"/>
                <w:szCs w:val="20"/>
              </w:rPr>
              <w:t>Property description</w:t>
            </w:r>
          </w:p>
        </w:tc>
        <w:tc>
          <w:tcPr>
            <w:tcW w:w="1078" w:type="dxa"/>
            <w:tcBorders>
              <w:left w:val="single" w:sz="4" w:space="0" w:color="000000" w:themeColor="text1"/>
              <w:right w:val="single" w:sz="4" w:space="0" w:color="000000" w:themeColor="text1"/>
            </w:tcBorders>
            <w:shd w:val="clear" w:color="auto" w:fill="D0CECE" w:themeFill="background2" w:themeFillShade="E6"/>
          </w:tcPr>
          <w:p w14:paraId="3E1358CB"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Length</w:t>
            </w:r>
          </w:p>
        </w:tc>
        <w:tc>
          <w:tcPr>
            <w:tcW w:w="2258" w:type="dxa"/>
            <w:tcBorders>
              <w:left w:val="single" w:sz="4" w:space="0" w:color="000000" w:themeColor="text1"/>
              <w:right w:val="single" w:sz="4" w:space="0" w:color="000000" w:themeColor="text1"/>
            </w:tcBorders>
            <w:shd w:val="clear" w:color="auto" w:fill="D0CECE" w:themeFill="background2" w:themeFillShade="E6"/>
          </w:tcPr>
          <w:p w14:paraId="07424562"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1754" w:type="dxa"/>
            <w:tcBorders>
              <w:left w:val="single" w:sz="4" w:space="0" w:color="000000" w:themeColor="text1"/>
            </w:tcBorders>
            <w:shd w:val="clear" w:color="auto" w:fill="D0CECE" w:themeFill="background2" w:themeFillShade="E6"/>
          </w:tcPr>
          <w:p w14:paraId="146C67B8"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c>
          <w:tcPr>
            <w:tcW w:w="1378" w:type="dxa"/>
            <w:tcBorders>
              <w:left w:val="single" w:sz="4" w:space="0" w:color="000000" w:themeColor="text1"/>
            </w:tcBorders>
            <w:shd w:val="clear" w:color="auto" w:fill="D0CECE" w:themeFill="background2" w:themeFillShade="E6"/>
          </w:tcPr>
          <w:p w14:paraId="1DD3AA47" w14:textId="77777777" w:rsidR="003329DB" w:rsidRPr="00985161" w:rsidRDefault="003329DB" w:rsidP="003329DB">
            <w:pPr>
              <w:cnfStyle w:val="100000000000" w:firstRow="1" w:lastRow="0" w:firstColumn="0" w:lastColumn="0" w:oddVBand="0" w:evenVBand="0" w:oddHBand="0" w:evenHBand="0" w:firstRowFirstColumn="0" w:firstRowLastColumn="0" w:lastRowFirstColumn="0" w:lastRowLastColumn="0"/>
              <w:rPr>
                <w:rFonts w:cs="Arial"/>
                <w:color w:val="auto"/>
                <w:szCs w:val="20"/>
              </w:rPr>
            </w:pPr>
            <w:r>
              <w:rPr>
                <w:rFonts w:cs="Arial"/>
                <w:color w:val="auto"/>
                <w:szCs w:val="20"/>
              </w:rPr>
              <w:t>Digits</w:t>
            </w:r>
          </w:p>
        </w:tc>
      </w:tr>
      <w:tr w:rsidR="003329DB" w:rsidRPr="00DF5554" w14:paraId="61DD28C4" w14:textId="77777777" w:rsidTr="003329D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3476E88" w14:textId="77777777" w:rsidR="003329DB" w:rsidRPr="00985161" w:rsidRDefault="003329DB" w:rsidP="003329DB">
            <w:pPr>
              <w:rPr>
                <w:szCs w:val="20"/>
              </w:rPr>
            </w:pPr>
            <w:r w:rsidRPr="00985161">
              <w:rPr>
                <w:szCs w:val="20"/>
              </w:rPr>
              <w:t>Station_Number</w:t>
            </w:r>
          </w:p>
        </w:tc>
        <w:tc>
          <w:tcPr>
            <w:tcW w:w="1078" w:type="dxa"/>
            <w:shd w:val="clear" w:color="auto" w:fill="auto"/>
          </w:tcPr>
          <w:p w14:paraId="16684F2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01:07</w:t>
            </w:r>
          </w:p>
        </w:tc>
        <w:tc>
          <w:tcPr>
            <w:tcW w:w="2258" w:type="dxa"/>
            <w:shd w:val="clear" w:color="auto" w:fill="auto"/>
          </w:tcPr>
          <w:p w14:paraId="3AB0FC1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 number</w:t>
            </w:r>
          </w:p>
        </w:tc>
        <w:tc>
          <w:tcPr>
            <w:tcW w:w="1754" w:type="dxa"/>
            <w:shd w:val="clear" w:color="auto" w:fill="auto"/>
          </w:tcPr>
          <w:p w14:paraId="32C4847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1378" w:type="dxa"/>
            <w:shd w:val="clear" w:color="auto" w:fill="auto"/>
          </w:tcPr>
          <w:p w14:paraId="381A3E8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N.A.</w:t>
            </w:r>
          </w:p>
        </w:tc>
      </w:tr>
      <w:tr w:rsidR="003329DB" w:rsidRPr="00DF5554" w14:paraId="21DE547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71C6BC" w14:textId="77777777" w:rsidR="003329DB" w:rsidRPr="00985161" w:rsidRDefault="003329DB" w:rsidP="003329DB">
            <w:pPr>
              <w:rPr>
                <w:szCs w:val="20"/>
              </w:rPr>
            </w:pPr>
            <w:r w:rsidRPr="00985161">
              <w:rPr>
                <w:szCs w:val="20"/>
              </w:rPr>
              <w:t>Day</w:t>
            </w:r>
          </w:p>
        </w:tc>
        <w:tc>
          <w:tcPr>
            <w:tcW w:w="1078" w:type="dxa"/>
            <w:shd w:val="clear" w:color="auto" w:fill="auto"/>
          </w:tcPr>
          <w:p w14:paraId="33E20AD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08:17</w:t>
            </w:r>
          </w:p>
        </w:tc>
        <w:tc>
          <w:tcPr>
            <w:tcW w:w="2258" w:type="dxa"/>
            <w:shd w:val="clear" w:color="auto" w:fill="auto"/>
          </w:tcPr>
          <w:p w14:paraId="01C6AD5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 number of the year (Julien format)</w:t>
            </w:r>
          </w:p>
        </w:tc>
        <w:tc>
          <w:tcPr>
            <w:tcW w:w="1754" w:type="dxa"/>
            <w:shd w:val="clear" w:color="auto" w:fill="auto"/>
          </w:tcPr>
          <w:p w14:paraId="3DF527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1378" w:type="dxa"/>
            <w:shd w:val="clear" w:color="auto" w:fill="auto"/>
          </w:tcPr>
          <w:p w14:paraId="010B198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N.A.</w:t>
            </w:r>
          </w:p>
        </w:tc>
      </w:tr>
      <w:tr w:rsidR="003329DB" w:rsidRPr="00DF5554" w14:paraId="1B4D52AB"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95C0518" w14:textId="77777777" w:rsidR="003329DB" w:rsidRPr="00985161" w:rsidRDefault="003329DB" w:rsidP="003329DB">
            <w:pPr>
              <w:rPr>
                <w:szCs w:val="20"/>
              </w:rPr>
            </w:pPr>
            <w:r w:rsidRPr="00985161">
              <w:rPr>
                <w:szCs w:val="20"/>
              </w:rPr>
              <w:t>CLOUD_24_TOTAL</w:t>
            </w:r>
          </w:p>
        </w:tc>
        <w:tc>
          <w:tcPr>
            <w:tcW w:w="1078" w:type="dxa"/>
            <w:shd w:val="clear" w:color="auto" w:fill="auto"/>
          </w:tcPr>
          <w:p w14:paraId="0A3C4C3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18:23</w:t>
            </w:r>
          </w:p>
        </w:tc>
        <w:tc>
          <w:tcPr>
            <w:tcW w:w="2258" w:type="dxa"/>
            <w:shd w:val="clear" w:color="auto" w:fill="auto"/>
          </w:tcPr>
          <w:p w14:paraId="464497B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of total cloud cover (mean over 24 hours)</w:t>
            </w:r>
          </w:p>
        </w:tc>
        <w:tc>
          <w:tcPr>
            <w:tcW w:w="1754" w:type="dxa"/>
            <w:shd w:val="clear" w:color="auto" w:fill="auto"/>
          </w:tcPr>
          <w:p w14:paraId="507D617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7510A9C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831F9E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0691FD9" w14:textId="77777777" w:rsidR="003329DB" w:rsidRPr="00985161" w:rsidRDefault="003329DB" w:rsidP="003329DB">
            <w:pPr>
              <w:rPr>
                <w:szCs w:val="20"/>
              </w:rPr>
            </w:pPr>
            <w:r w:rsidRPr="00985161">
              <w:rPr>
                <w:szCs w:val="20"/>
              </w:rPr>
              <w:t>SUNSHINE</w:t>
            </w:r>
          </w:p>
        </w:tc>
        <w:tc>
          <w:tcPr>
            <w:tcW w:w="1078" w:type="dxa"/>
            <w:shd w:val="clear" w:color="auto" w:fill="auto"/>
          </w:tcPr>
          <w:p w14:paraId="5BF7845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24:29</w:t>
            </w:r>
          </w:p>
        </w:tc>
        <w:tc>
          <w:tcPr>
            <w:tcW w:w="2258" w:type="dxa"/>
            <w:shd w:val="clear" w:color="auto" w:fill="auto"/>
          </w:tcPr>
          <w:p w14:paraId="419E27B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Sunshine duration (sum of 24 hours)</w:t>
            </w:r>
          </w:p>
        </w:tc>
        <w:tc>
          <w:tcPr>
            <w:tcW w:w="1754" w:type="dxa"/>
            <w:shd w:val="clear" w:color="auto" w:fill="auto"/>
          </w:tcPr>
          <w:p w14:paraId="6B66CC0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Hours</w:t>
            </w:r>
          </w:p>
        </w:tc>
        <w:tc>
          <w:tcPr>
            <w:tcW w:w="1378" w:type="dxa"/>
            <w:shd w:val="clear" w:color="auto" w:fill="auto"/>
          </w:tcPr>
          <w:p w14:paraId="61AF2BD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71F065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04DC79F" w14:textId="77777777" w:rsidR="003329DB" w:rsidRPr="00985161" w:rsidRDefault="003329DB" w:rsidP="003329DB">
            <w:pPr>
              <w:rPr>
                <w:szCs w:val="20"/>
              </w:rPr>
            </w:pPr>
            <w:r w:rsidRPr="00985161">
              <w:rPr>
                <w:szCs w:val="20"/>
              </w:rPr>
              <w:t>RAD_MEA</w:t>
            </w:r>
          </w:p>
        </w:tc>
        <w:tc>
          <w:tcPr>
            <w:tcW w:w="1078" w:type="dxa"/>
            <w:shd w:val="clear" w:color="auto" w:fill="auto"/>
          </w:tcPr>
          <w:p w14:paraId="52F0066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30:35</w:t>
            </w:r>
          </w:p>
        </w:tc>
        <w:tc>
          <w:tcPr>
            <w:tcW w:w="2258" w:type="dxa"/>
            <w:shd w:val="clear" w:color="auto" w:fill="auto"/>
          </w:tcPr>
          <w:p w14:paraId="5D31E5D2"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Measure global radiation (sum of 24 hours)</w:t>
            </w:r>
          </w:p>
        </w:tc>
        <w:tc>
          <w:tcPr>
            <w:tcW w:w="1754" w:type="dxa"/>
            <w:shd w:val="clear" w:color="auto" w:fill="auto"/>
          </w:tcPr>
          <w:p w14:paraId="5E4A8BA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MJ/m2</w:t>
            </w:r>
          </w:p>
        </w:tc>
        <w:tc>
          <w:tcPr>
            <w:tcW w:w="1378" w:type="dxa"/>
            <w:shd w:val="clear" w:color="auto" w:fill="auto"/>
          </w:tcPr>
          <w:p w14:paraId="6CDD0BE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5AB5D39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424A6E" w14:textId="77777777" w:rsidR="003329DB" w:rsidRPr="00985161" w:rsidRDefault="003329DB" w:rsidP="003329DB">
            <w:pPr>
              <w:rPr>
                <w:szCs w:val="20"/>
              </w:rPr>
            </w:pPr>
            <w:r w:rsidRPr="00985161">
              <w:rPr>
                <w:szCs w:val="20"/>
              </w:rPr>
              <w:t>TEMP_MIN</w:t>
            </w:r>
          </w:p>
        </w:tc>
        <w:tc>
          <w:tcPr>
            <w:tcW w:w="1078" w:type="dxa"/>
            <w:shd w:val="clear" w:color="auto" w:fill="auto"/>
          </w:tcPr>
          <w:p w14:paraId="162E6BA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36:41</w:t>
            </w:r>
          </w:p>
        </w:tc>
        <w:tc>
          <w:tcPr>
            <w:tcW w:w="2258" w:type="dxa"/>
            <w:shd w:val="clear" w:color="auto" w:fill="auto"/>
          </w:tcPr>
          <w:p w14:paraId="0DE4ABB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Minimum temperature  (last 12 hours in Europe)</w:t>
            </w:r>
          </w:p>
        </w:tc>
        <w:tc>
          <w:tcPr>
            <w:tcW w:w="1754" w:type="dxa"/>
            <w:shd w:val="clear" w:color="auto" w:fill="auto"/>
          </w:tcPr>
          <w:p w14:paraId="189CD20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5332B0C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BF029A6"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C83DC6B" w14:textId="77777777" w:rsidR="003329DB" w:rsidRPr="00985161" w:rsidRDefault="003329DB" w:rsidP="003329DB">
            <w:pPr>
              <w:rPr>
                <w:szCs w:val="20"/>
              </w:rPr>
            </w:pPr>
            <w:r w:rsidRPr="00985161">
              <w:rPr>
                <w:szCs w:val="20"/>
              </w:rPr>
              <w:t>TEMP_MAX</w:t>
            </w:r>
          </w:p>
        </w:tc>
        <w:tc>
          <w:tcPr>
            <w:tcW w:w="1078" w:type="dxa"/>
            <w:shd w:val="clear" w:color="auto" w:fill="auto"/>
          </w:tcPr>
          <w:p w14:paraId="39ABB90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42:47</w:t>
            </w:r>
          </w:p>
        </w:tc>
        <w:tc>
          <w:tcPr>
            <w:tcW w:w="2258" w:type="dxa"/>
            <w:shd w:val="clear" w:color="auto" w:fill="auto"/>
          </w:tcPr>
          <w:p w14:paraId="0BE7332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Maximum temperature (last 12 hours in Europe)</w:t>
            </w:r>
          </w:p>
        </w:tc>
        <w:tc>
          <w:tcPr>
            <w:tcW w:w="1754" w:type="dxa"/>
            <w:shd w:val="clear" w:color="auto" w:fill="auto"/>
          </w:tcPr>
          <w:p w14:paraId="3FA2AD5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sidRPr="00985161">
              <w:rPr>
                <w:rFonts w:cs="Arial"/>
                <w:szCs w:val="20"/>
              </w:rPr>
              <w:t>Celsius Degree</w:t>
            </w:r>
          </w:p>
        </w:tc>
        <w:tc>
          <w:tcPr>
            <w:tcW w:w="1378" w:type="dxa"/>
            <w:shd w:val="clear" w:color="auto" w:fill="auto"/>
          </w:tcPr>
          <w:p w14:paraId="5EE1EA8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vertAlign w:val="superscript"/>
              </w:rPr>
            </w:pPr>
            <w:r>
              <w:rPr>
                <w:rFonts w:cs="Arial"/>
                <w:szCs w:val="20"/>
              </w:rPr>
              <w:t>1</w:t>
            </w:r>
          </w:p>
        </w:tc>
      </w:tr>
      <w:tr w:rsidR="003329DB" w:rsidRPr="00DF5554" w14:paraId="2E6A5AB6"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77A7389" w14:textId="77777777" w:rsidR="003329DB" w:rsidRPr="00985161" w:rsidRDefault="003329DB" w:rsidP="003329DB">
            <w:pPr>
              <w:rPr>
                <w:szCs w:val="20"/>
              </w:rPr>
            </w:pPr>
            <w:r w:rsidRPr="00985161">
              <w:rPr>
                <w:szCs w:val="20"/>
              </w:rPr>
              <w:t>VAP_PRES</w:t>
            </w:r>
          </w:p>
        </w:tc>
        <w:tc>
          <w:tcPr>
            <w:tcW w:w="1078" w:type="dxa"/>
            <w:shd w:val="clear" w:color="auto" w:fill="auto"/>
          </w:tcPr>
          <w:p w14:paraId="5FAF2B6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48:53</w:t>
            </w:r>
          </w:p>
        </w:tc>
        <w:tc>
          <w:tcPr>
            <w:tcW w:w="2258" w:type="dxa"/>
            <w:shd w:val="clear" w:color="auto" w:fill="auto"/>
          </w:tcPr>
          <w:p w14:paraId="5E2015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Daily mean vapour pressure (mean over 24 hours)</w:t>
            </w:r>
          </w:p>
        </w:tc>
        <w:tc>
          <w:tcPr>
            <w:tcW w:w="1754" w:type="dxa"/>
            <w:shd w:val="clear" w:color="auto" w:fill="auto"/>
          </w:tcPr>
          <w:p w14:paraId="0FE7E95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c>
          <w:tcPr>
            <w:tcW w:w="1378" w:type="dxa"/>
            <w:shd w:val="clear" w:color="auto" w:fill="auto"/>
          </w:tcPr>
          <w:p w14:paraId="4EEE7E2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2A12E420"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126C8F7" w14:textId="77777777" w:rsidR="003329DB" w:rsidRPr="00985161" w:rsidRDefault="003329DB" w:rsidP="003329DB">
            <w:pPr>
              <w:rPr>
                <w:szCs w:val="20"/>
              </w:rPr>
            </w:pPr>
            <w:r w:rsidRPr="00985161">
              <w:rPr>
                <w:szCs w:val="20"/>
              </w:rPr>
              <w:t>WIND_10</w:t>
            </w:r>
          </w:p>
        </w:tc>
        <w:tc>
          <w:tcPr>
            <w:tcW w:w="1078" w:type="dxa"/>
            <w:shd w:val="clear" w:color="auto" w:fill="auto"/>
          </w:tcPr>
          <w:p w14:paraId="07F8853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54:59</w:t>
            </w:r>
          </w:p>
        </w:tc>
        <w:tc>
          <w:tcPr>
            <w:tcW w:w="2258" w:type="dxa"/>
            <w:shd w:val="clear" w:color="auto" w:fill="auto"/>
          </w:tcPr>
          <w:p w14:paraId="641AA45B"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speed at 10 metters (mean over 24 hours)</w:t>
            </w:r>
          </w:p>
        </w:tc>
        <w:tc>
          <w:tcPr>
            <w:tcW w:w="1754" w:type="dxa"/>
            <w:shd w:val="clear" w:color="auto" w:fill="auto"/>
          </w:tcPr>
          <w:p w14:paraId="6D20250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m/s</w:t>
            </w:r>
          </w:p>
        </w:tc>
        <w:tc>
          <w:tcPr>
            <w:tcW w:w="1378" w:type="dxa"/>
            <w:shd w:val="clear" w:color="auto" w:fill="auto"/>
          </w:tcPr>
          <w:p w14:paraId="053A567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6C1FACD7"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1C66682" w14:textId="77777777" w:rsidR="003329DB" w:rsidRPr="00985161" w:rsidRDefault="003329DB" w:rsidP="003329DB">
            <w:pPr>
              <w:rPr>
                <w:szCs w:val="20"/>
              </w:rPr>
            </w:pPr>
            <w:r w:rsidRPr="00985161">
              <w:rPr>
                <w:szCs w:val="20"/>
              </w:rPr>
              <w:t>RAIN</w:t>
            </w:r>
          </w:p>
        </w:tc>
        <w:tc>
          <w:tcPr>
            <w:tcW w:w="1078" w:type="dxa"/>
            <w:shd w:val="clear" w:color="auto" w:fill="auto"/>
          </w:tcPr>
          <w:p w14:paraId="23575CA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60:65</w:t>
            </w:r>
          </w:p>
        </w:tc>
        <w:tc>
          <w:tcPr>
            <w:tcW w:w="2258" w:type="dxa"/>
            <w:shd w:val="clear" w:color="auto" w:fill="auto"/>
          </w:tcPr>
          <w:p w14:paraId="69891F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Amount of precipitation (sum over 24 hours</w:t>
            </w:r>
          </w:p>
        </w:tc>
        <w:tc>
          <w:tcPr>
            <w:tcW w:w="1754" w:type="dxa"/>
            <w:shd w:val="clear" w:color="auto" w:fill="auto"/>
          </w:tcPr>
          <w:p w14:paraId="4C9C4FA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Mm/d</w:t>
            </w:r>
          </w:p>
        </w:tc>
        <w:tc>
          <w:tcPr>
            <w:tcW w:w="1378" w:type="dxa"/>
            <w:shd w:val="clear" w:color="auto" w:fill="auto"/>
          </w:tcPr>
          <w:p w14:paraId="23A7817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C5C2949"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636ADCB" w14:textId="77777777" w:rsidR="003329DB" w:rsidRPr="00985161" w:rsidRDefault="003329DB" w:rsidP="003329DB">
            <w:pPr>
              <w:rPr>
                <w:szCs w:val="20"/>
              </w:rPr>
            </w:pPr>
            <w:r w:rsidRPr="00985161">
              <w:rPr>
                <w:szCs w:val="20"/>
              </w:rPr>
              <w:t>TEMP_06</w:t>
            </w:r>
          </w:p>
        </w:tc>
        <w:tc>
          <w:tcPr>
            <w:tcW w:w="1078" w:type="dxa"/>
            <w:shd w:val="clear" w:color="auto" w:fill="auto"/>
          </w:tcPr>
          <w:p w14:paraId="4AB5F79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66:71</w:t>
            </w:r>
          </w:p>
        </w:tc>
        <w:tc>
          <w:tcPr>
            <w:tcW w:w="2258" w:type="dxa"/>
            <w:shd w:val="clear" w:color="auto" w:fill="auto"/>
          </w:tcPr>
          <w:p w14:paraId="41E9756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morning (06 UTC in Europe)</w:t>
            </w:r>
          </w:p>
        </w:tc>
        <w:tc>
          <w:tcPr>
            <w:tcW w:w="1754" w:type="dxa"/>
            <w:shd w:val="clear" w:color="auto" w:fill="auto"/>
          </w:tcPr>
          <w:p w14:paraId="344A3781"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1E401B1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23216D2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6A88687" w14:textId="77777777" w:rsidR="003329DB" w:rsidRPr="00985161" w:rsidRDefault="003329DB" w:rsidP="003329DB">
            <w:pPr>
              <w:rPr>
                <w:szCs w:val="20"/>
              </w:rPr>
            </w:pPr>
            <w:r w:rsidRPr="00985161">
              <w:rPr>
                <w:szCs w:val="20"/>
              </w:rPr>
              <w:t>HUM_06</w:t>
            </w:r>
          </w:p>
        </w:tc>
        <w:tc>
          <w:tcPr>
            <w:tcW w:w="1078" w:type="dxa"/>
            <w:shd w:val="clear" w:color="auto" w:fill="auto"/>
          </w:tcPr>
          <w:p w14:paraId="5A3D949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72:77</w:t>
            </w:r>
          </w:p>
        </w:tc>
        <w:tc>
          <w:tcPr>
            <w:tcW w:w="2258" w:type="dxa"/>
            <w:shd w:val="clear" w:color="auto" w:fill="auto"/>
          </w:tcPr>
          <w:p w14:paraId="0779B9B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morning (06 UTC in Europe)</w:t>
            </w:r>
          </w:p>
        </w:tc>
        <w:tc>
          <w:tcPr>
            <w:tcW w:w="1754" w:type="dxa"/>
            <w:shd w:val="clear" w:color="auto" w:fill="auto"/>
          </w:tcPr>
          <w:p w14:paraId="63D5C9E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1BAEFCB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222FE1BD"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465D40D" w14:textId="77777777" w:rsidR="003329DB" w:rsidRPr="00985161" w:rsidRDefault="003329DB" w:rsidP="003329DB">
            <w:pPr>
              <w:rPr>
                <w:szCs w:val="20"/>
              </w:rPr>
            </w:pPr>
            <w:r w:rsidRPr="00985161">
              <w:rPr>
                <w:szCs w:val="20"/>
              </w:rPr>
              <w:t>TEMP_09</w:t>
            </w:r>
          </w:p>
        </w:tc>
        <w:tc>
          <w:tcPr>
            <w:tcW w:w="1078" w:type="dxa"/>
            <w:shd w:val="clear" w:color="auto" w:fill="auto"/>
          </w:tcPr>
          <w:p w14:paraId="6184D0D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78:83</w:t>
            </w:r>
          </w:p>
        </w:tc>
        <w:tc>
          <w:tcPr>
            <w:tcW w:w="2258" w:type="dxa"/>
            <w:shd w:val="clear" w:color="auto" w:fill="auto"/>
          </w:tcPr>
          <w:p w14:paraId="3F4D757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late morning (09 UTC in Europe)</w:t>
            </w:r>
          </w:p>
        </w:tc>
        <w:tc>
          <w:tcPr>
            <w:tcW w:w="1754" w:type="dxa"/>
            <w:shd w:val="clear" w:color="auto" w:fill="auto"/>
          </w:tcPr>
          <w:p w14:paraId="19A0458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34970F3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5062E9E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21F3D5F2" w14:textId="77777777" w:rsidR="003329DB" w:rsidRPr="00985161" w:rsidRDefault="003329DB" w:rsidP="003329DB">
            <w:pPr>
              <w:rPr>
                <w:szCs w:val="20"/>
              </w:rPr>
            </w:pPr>
            <w:r w:rsidRPr="00985161">
              <w:rPr>
                <w:szCs w:val="20"/>
              </w:rPr>
              <w:lastRenderedPageBreak/>
              <w:t>HUM_09</w:t>
            </w:r>
          </w:p>
        </w:tc>
        <w:tc>
          <w:tcPr>
            <w:tcW w:w="1078" w:type="dxa"/>
            <w:shd w:val="clear" w:color="auto" w:fill="auto"/>
          </w:tcPr>
          <w:p w14:paraId="226366E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84:89</w:t>
            </w:r>
          </w:p>
        </w:tc>
        <w:tc>
          <w:tcPr>
            <w:tcW w:w="2258" w:type="dxa"/>
            <w:shd w:val="clear" w:color="auto" w:fill="auto"/>
          </w:tcPr>
          <w:p w14:paraId="5A706CE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late morning (09 UTC in Europe)</w:t>
            </w:r>
          </w:p>
        </w:tc>
        <w:tc>
          <w:tcPr>
            <w:tcW w:w="1754" w:type="dxa"/>
            <w:shd w:val="clear" w:color="auto" w:fill="auto"/>
          </w:tcPr>
          <w:p w14:paraId="260F062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296CDCE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3E4FAFC"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DB4ED6E" w14:textId="77777777" w:rsidR="003329DB" w:rsidRPr="00985161" w:rsidRDefault="003329DB" w:rsidP="003329DB">
            <w:pPr>
              <w:rPr>
                <w:szCs w:val="20"/>
              </w:rPr>
            </w:pPr>
            <w:r w:rsidRPr="00985161">
              <w:rPr>
                <w:szCs w:val="20"/>
              </w:rPr>
              <w:t>TEMP_12</w:t>
            </w:r>
          </w:p>
        </w:tc>
        <w:tc>
          <w:tcPr>
            <w:tcW w:w="1078" w:type="dxa"/>
            <w:shd w:val="clear" w:color="auto" w:fill="auto"/>
          </w:tcPr>
          <w:p w14:paraId="210587F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90:95</w:t>
            </w:r>
          </w:p>
        </w:tc>
        <w:tc>
          <w:tcPr>
            <w:tcW w:w="2258" w:type="dxa"/>
            <w:shd w:val="clear" w:color="auto" w:fill="auto"/>
          </w:tcPr>
          <w:p w14:paraId="6C3E54C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midday (12 UTC in Europe)</w:t>
            </w:r>
          </w:p>
        </w:tc>
        <w:tc>
          <w:tcPr>
            <w:tcW w:w="1754" w:type="dxa"/>
            <w:shd w:val="clear" w:color="auto" w:fill="auto"/>
          </w:tcPr>
          <w:p w14:paraId="2E46BFF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6B3F3BC6"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298FA97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27D90A8" w14:textId="77777777" w:rsidR="003329DB" w:rsidRPr="00985161" w:rsidRDefault="003329DB" w:rsidP="003329DB">
            <w:pPr>
              <w:rPr>
                <w:szCs w:val="20"/>
              </w:rPr>
            </w:pPr>
            <w:r w:rsidRPr="00985161">
              <w:rPr>
                <w:szCs w:val="20"/>
              </w:rPr>
              <w:t>HUM_12</w:t>
            </w:r>
          </w:p>
        </w:tc>
        <w:tc>
          <w:tcPr>
            <w:tcW w:w="1078" w:type="dxa"/>
            <w:shd w:val="clear" w:color="auto" w:fill="auto"/>
          </w:tcPr>
          <w:p w14:paraId="1623414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96:101</w:t>
            </w:r>
          </w:p>
        </w:tc>
        <w:tc>
          <w:tcPr>
            <w:tcW w:w="2258" w:type="dxa"/>
            <w:shd w:val="clear" w:color="auto" w:fill="auto"/>
          </w:tcPr>
          <w:p w14:paraId="618C9FED"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midday (12 UTC in Europe)</w:t>
            </w:r>
          </w:p>
        </w:tc>
        <w:tc>
          <w:tcPr>
            <w:tcW w:w="1754" w:type="dxa"/>
            <w:shd w:val="clear" w:color="auto" w:fill="auto"/>
          </w:tcPr>
          <w:p w14:paraId="6AE04473"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38AEEB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603B77AE"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765E067" w14:textId="77777777" w:rsidR="003329DB" w:rsidRPr="00985161" w:rsidRDefault="003329DB" w:rsidP="003329DB">
            <w:pPr>
              <w:rPr>
                <w:szCs w:val="20"/>
              </w:rPr>
            </w:pPr>
            <w:r w:rsidRPr="00985161">
              <w:rPr>
                <w:szCs w:val="20"/>
              </w:rPr>
              <w:t>TEMP_15</w:t>
            </w:r>
          </w:p>
        </w:tc>
        <w:tc>
          <w:tcPr>
            <w:tcW w:w="1078" w:type="dxa"/>
            <w:shd w:val="clear" w:color="auto" w:fill="auto"/>
          </w:tcPr>
          <w:p w14:paraId="6A5E878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102:107</w:t>
            </w:r>
          </w:p>
        </w:tc>
        <w:tc>
          <w:tcPr>
            <w:tcW w:w="2258" w:type="dxa"/>
            <w:shd w:val="clear" w:color="auto" w:fill="auto"/>
          </w:tcPr>
          <w:p w14:paraId="478294D8"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afternoon (15 UTC in Europe)</w:t>
            </w:r>
          </w:p>
        </w:tc>
        <w:tc>
          <w:tcPr>
            <w:tcW w:w="1754" w:type="dxa"/>
            <w:shd w:val="clear" w:color="auto" w:fill="auto"/>
          </w:tcPr>
          <w:p w14:paraId="779508E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2B831EA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6A9E0C0"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646B42F3" w14:textId="77777777" w:rsidR="003329DB" w:rsidRPr="00985161" w:rsidRDefault="003329DB" w:rsidP="003329DB">
            <w:pPr>
              <w:rPr>
                <w:szCs w:val="20"/>
              </w:rPr>
            </w:pPr>
            <w:r w:rsidRPr="00985161">
              <w:rPr>
                <w:szCs w:val="20"/>
              </w:rPr>
              <w:t>HUM_15</w:t>
            </w:r>
          </w:p>
        </w:tc>
        <w:tc>
          <w:tcPr>
            <w:tcW w:w="1078" w:type="dxa"/>
            <w:shd w:val="clear" w:color="auto" w:fill="auto"/>
          </w:tcPr>
          <w:p w14:paraId="01F43DF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108:113</w:t>
            </w:r>
          </w:p>
        </w:tc>
        <w:tc>
          <w:tcPr>
            <w:tcW w:w="2258" w:type="dxa"/>
            <w:shd w:val="clear" w:color="auto" w:fill="auto"/>
          </w:tcPr>
          <w:p w14:paraId="11FA16D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afternoon (18 UTC in Europe)</w:t>
            </w:r>
          </w:p>
        </w:tc>
        <w:tc>
          <w:tcPr>
            <w:tcW w:w="1754" w:type="dxa"/>
            <w:shd w:val="clear" w:color="auto" w:fill="auto"/>
          </w:tcPr>
          <w:p w14:paraId="424AA4A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449B58C9"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8435669"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E1FF567" w14:textId="77777777" w:rsidR="003329DB" w:rsidRPr="00985161" w:rsidRDefault="003329DB" w:rsidP="003329DB">
            <w:pPr>
              <w:rPr>
                <w:szCs w:val="20"/>
              </w:rPr>
            </w:pPr>
            <w:r w:rsidRPr="00985161">
              <w:rPr>
                <w:szCs w:val="20"/>
              </w:rPr>
              <w:t>TEMP_18</w:t>
            </w:r>
          </w:p>
        </w:tc>
        <w:tc>
          <w:tcPr>
            <w:tcW w:w="1078" w:type="dxa"/>
            <w:shd w:val="clear" w:color="auto" w:fill="auto"/>
          </w:tcPr>
          <w:p w14:paraId="7B16271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114:119</w:t>
            </w:r>
          </w:p>
        </w:tc>
        <w:tc>
          <w:tcPr>
            <w:tcW w:w="2258" w:type="dxa"/>
            <w:shd w:val="clear" w:color="auto" w:fill="auto"/>
          </w:tcPr>
          <w:p w14:paraId="1BE7744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Air temperature evening (18 UTC in Europe)</w:t>
            </w:r>
          </w:p>
        </w:tc>
        <w:tc>
          <w:tcPr>
            <w:tcW w:w="1754" w:type="dxa"/>
            <w:shd w:val="clear" w:color="auto" w:fill="auto"/>
          </w:tcPr>
          <w:p w14:paraId="1965960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Celsius Degree</w:t>
            </w:r>
          </w:p>
        </w:tc>
        <w:tc>
          <w:tcPr>
            <w:tcW w:w="1378" w:type="dxa"/>
            <w:shd w:val="clear" w:color="auto" w:fill="auto"/>
          </w:tcPr>
          <w:p w14:paraId="693A2FA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1E7362DD"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A56E930" w14:textId="77777777" w:rsidR="003329DB" w:rsidRPr="00985161" w:rsidRDefault="003329DB" w:rsidP="003329DB">
            <w:pPr>
              <w:rPr>
                <w:szCs w:val="20"/>
              </w:rPr>
            </w:pPr>
            <w:r w:rsidRPr="00985161">
              <w:rPr>
                <w:szCs w:val="20"/>
              </w:rPr>
              <w:t>HUM_18</w:t>
            </w:r>
          </w:p>
        </w:tc>
        <w:tc>
          <w:tcPr>
            <w:tcW w:w="1078" w:type="dxa"/>
            <w:shd w:val="clear" w:color="auto" w:fill="auto"/>
          </w:tcPr>
          <w:p w14:paraId="033CB7C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120:125</w:t>
            </w:r>
          </w:p>
        </w:tc>
        <w:tc>
          <w:tcPr>
            <w:tcW w:w="2258" w:type="dxa"/>
            <w:shd w:val="clear" w:color="auto" w:fill="auto"/>
          </w:tcPr>
          <w:p w14:paraId="4B62D888"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Relative humidity evening (18 UTC in Europe)</w:t>
            </w:r>
          </w:p>
        </w:tc>
        <w:tc>
          <w:tcPr>
            <w:tcW w:w="1754" w:type="dxa"/>
            <w:shd w:val="clear" w:color="auto" w:fill="auto"/>
          </w:tcPr>
          <w:p w14:paraId="2A19BCB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3868904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0</w:t>
            </w:r>
          </w:p>
        </w:tc>
      </w:tr>
      <w:tr w:rsidR="003329DB" w:rsidRPr="00DF5554" w14:paraId="79248ADA"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BA469D0" w14:textId="77777777" w:rsidR="003329DB" w:rsidRPr="00985161" w:rsidRDefault="003329DB" w:rsidP="003329DB">
            <w:pPr>
              <w:rPr>
                <w:szCs w:val="20"/>
              </w:rPr>
            </w:pPr>
            <w:r w:rsidRPr="00985161">
              <w:rPr>
                <w:szCs w:val="20"/>
              </w:rPr>
              <w:t>STATE_SOIL</w:t>
            </w:r>
          </w:p>
        </w:tc>
        <w:tc>
          <w:tcPr>
            <w:tcW w:w="1078" w:type="dxa"/>
            <w:shd w:val="clear" w:color="auto" w:fill="auto"/>
          </w:tcPr>
          <w:p w14:paraId="7D7C2CD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126:131</w:t>
            </w:r>
          </w:p>
        </w:tc>
        <w:tc>
          <w:tcPr>
            <w:tcW w:w="2258" w:type="dxa"/>
            <w:shd w:val="clear" w:color="auto" w:fill="auto"/>
          </w:tcPr>
          <w:p w14:paraId="1FD25ED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State of soil</w:t>
            </w:r>
          </w:p>
        </w:tc>
        <w:tc>
          <w:tcPr>
            <w:tcW w:w="1754" w:type="dxa"/>
            <w:shd w:val="clear" w:color="auto" w:fill="auto"/>
          </w:tcPr>
          <w:p w14:paraId="648C8936"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1378" w:type="dxa"/>
            <w:shd w:val="clear" w:color="auto" w:fill="auto"/>
          </w:tcPr>
          <w:p w14:paraId="7E78BE2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73FAED5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9EFCA8E" w14:textId="77777777" w:rsidR="003329DB" w:rsidRPr="00985161" w:rsidRDefault="003329DB" w:rsidP="003329DB">
            <w:pPr>
              <w:rPr>
                <w:szCs w:val="20"/>
              </w:rPr>
            </w:pPr>
            <w:r w:rsidRPr="00985161">
              <w:rPr>
                <w:szCs w:val="20"/>
              </w:rPr>
              <w:t>VAP_PRES_Def</w:t>
            </w:r>
          </w:p>
        </w:tc>
        <w:tc>
          <w:tcPr>
            <w:tcW w:w="1078" w:type="dxa"/>
            <w:shd w:val="clear" w:color="auto" w:fill="auto"/>
          </w:tcPr>
          <w:p w14:paraId="4F3A58B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132:137</w:t>
            </w:r>
          </w:p>
        </w:tc>
        <w:tc>
          <w:tcPr>
            <w:tcW w:w="2258" w:type="dxa"/>
            <w:shd w:val="clear" w:color="auto" w:fill="auto"/>
          </w:tcPr>
          <w:p w14:paraId="0C6A47FD"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Daily mean vapour pressure deficit (mean over 24 hours)</w:t>
            </w:r>
          </w:p>
        </w:tc>
        <w:tc>
          <w:tcPr>
            <w:tcW w:w="1754" w:type="dxa"/>
            <w:shd w:val="clear" w:color="auto" w:fill="auto"/>
          </w:tcPr>
          <w:p w14:paraId="645870C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hPa</w:t>
            </w:r>
          </w:p>
        </w:tc>
        <w:tc>
          <w:tcPr>
            <w:tcW w:w="1378" w:type="dxa"/>
            <w:shd w:val="clear" w:color="auto" w:fill="auto"/>
          </w:tcPr>
          <w:p w14:paraId="2FEB612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5198BFD"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C70B43D" w14:textId="77777777" w:rsidR="003329DB" w:rsidRPr="00985161" w:rsidRDefault="003329DB" w:rsidP="003329DB">
            <w:pPr>
              <w:rPr>
                <w:szCs w:val="20"/>
              </w:rPr>
            </w:pPr>
            <w:r w:rsidRPr="00985161">
              <w:rPr>
                <w:szCs w:val="20"/>
              </w:rPr>
              <w:t>SLOPE_VP_VS_T</w:t>
            </w:r>
          </w:p>
        </w:tc>
        <w:tc>
          <w:tcPr>
            <w:tcW w:w="1078" w:type="dxa"/>
            <w:shd w:val="clear" w:color="auto" w:fill="auto"/>
          </w:tcPr>
          <w:p w14:paraId="0ABF95D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138:143</w:t>
            </w:r>
          </w:p>
        </w:tc>
        <w:tc>
          <w:tcPr>
            <w:tcW w:w="2258" w:type="dxa"/>
            <w:shd w:val="clear" w:color="auto" w:fill="auto"/>
          </w:tcPr>
          <w:p w14:paraId="72E4924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daily mean slope saturation vapour pressure vs. temperature curve</w:t>
            </w:r>
          </w:p>
        </w:tc>
        <w:tc>
          <w:tcPr>
            <w:tcW w:w="1754" w:type="dxa"/>
            <w:shd w:val="clear" w:color="auto" w:fill="auto"/>
          </w:tcPr>
          <w:p w14:paraId="45CB9B1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hPa/Celsius Degree</w:t>
            </w:r>
          </w:p>
        </w:tc>
        <w:tc>
          <w:tcPr>
            <w:tcW w:w="1378" w:type="dxa"/>
            <w:shd w:val="clear" w:color="auto" w:fill="auto"/>
          </w:tcPr>
          <w:p w14:paraId="2F095BF5"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3</w:t>
            </w:r>
          </w:p>
        </w:tc>
      </w:tr>
      <w:tr w:rsidR="003329DB" w:rsidRPr="00DF5554" w14:paraId="4FF03B7C"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01C356A" w14:textId="77777777" w:rsidR="003329DB" w:rsidRPr="00985161" w:rsidRDefault="003329DB" w:rsidP="003329DB">
            <w:pPr>
              <w:rPr>
                <w:szCs w:val="20"/>
              </w:rPr>
            </w:pPr>
            <w:r w:rsidRPr="00985161">
              <w:rPr>
                <w:szCs w:val="20"/>
              </w:rPr>
              <w:t>CLOUD_DAYTIME_TOTAL</w:t>
            </w:r>
          </w:p>
        </w:tc>
        <w:tc>
          <w:tcPr>
            <w:tcW w:w="1078" w:type="dxa"/>
            <w:shd w:val="clear" w:color="auto" w:fill="auto"/>
          </w:tcPr>
          <w:p w14:paraId="2539E872"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144:149</w:t>
            </w:r>
          </w:p>
        </w:tc>
        <w:tc>
          <w:tcPr>
            <w:tcW w:w="2258" w:type="dxa"/>
            <w:shd w:val="clear" w:color="auto" w:fill="auto"/>
          </w:tcPr>
          <w:p w14:paraId="3997151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of total cloud cover</w:t>
            </w:r>
            <w:r>
              <w:rPr>
                <w:rFonts w:cs="Arial"/>
                <w:szCs w:val="20"/>
              </w:rPr>
              <w:t xml:space="preserve"> </w:t>
            </w:r>
            <w:r w:rsidRPr="00985161">
              <w:rPr>
                <w:rFonts w:cs="Arial"/>
                <w:szCs w:val="20"/>
              </w:rPr>
              <w:t>(mean over daytime hours)</w:t>
            </w:r>
          </w:p>
        </w:tc>
        <w:tc>
          <w:tcPr>
            <w:tcW w:w="1754" w:type="dxa"/>
            <w:shd w:val="clear" w:color="auto" w:fill="auto"/>
          </w:tcPr>
          <w:p w14:paraId="7410C54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426C4DC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AE14EA6"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E26D15F" w14:textId="77777777" w:rsidR="003329DB" w:rsidRPr="00985161" w:rsidRDefault="003329DB" w:rsidP="003329DB">
            <w:pPr>
              <w:rPr>
                <w:szCs w:val="20"/>
              </w:rPr>
            </w:pPr>
            <w:r w:rsidRPr="00985161">
              <w:rPr>
                <w:szCs w:val="20"/>
              </w:rPr>
              <w:t>CLOUD_DAYTIME_LOW</w:t>
            </w:r>
          </w:p>
        </w:tc>
        <w:tc>
          <w:tcPr>
            <w:tcW w:w="1078" w:type="dxa"/>
            <w:shd w:val="clear" w:color="auto" w:fill="auto"/>
          </w:tcPr>
          <w:p w14:paraId="423B14B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150:155</w:t>
            </w:r>
          </w:p>
        </w:tc>
        <w:tc>
          <w:tcPr>
            <w:tcW w:w="2258" w:type="dxa"/>
            <w:shd w:val="clear" w:color="auto" w:fill="auto"/>
          </w:tcPr>
          <w:p w14:paraId="6F97475C"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daytime mean amount of CL clouds or, if no CL clouds are present, the daytime mean amount of CM clouds (mean over daytime hours)</w:t>
            </w:r>
          </w:p>
        </w:tc>
        <w:tc>
          <w:tcPr>
            <w:tcW w:w="1754" w:type="dxa"/>
            <w:shd w:val="clear" w:color="auto" w:fill="auto"/>
          </w:tcPr>
          <w:p w14:paraId="1999972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34494B7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36AF4678"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30933383" w14:textId="77777777" w:rsidR="003329DB" w:rsidRPr="00985161" w:rsidRDefault="003329DB" w:rsidP="003329DB">
            <w:pPr>
              <w:rPr>
                <w:szCs w:val="20"/>
              </w:rPr>
            </w:pPr>
            <w:r w:rsidRPr="00985161">
              <w:rPr>
                <w:szCs w:val="20"/>
              </w:rPr>
              <w:t>CLOUD_SHADOW</w:t>
            </w:r>
          </w:p>
        </w:tc>
        <w:tc>
          <w:tcPr>
            <w:tcW w:w="1078" w:type="dxa"/>
            <w:shd w:val="clear" w:color="auto" w:fill="auto"/>
          </w:tcPr>
          <w:p w14:paraId="1A2BF02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156:161</w:t>
            </w:r>
          </w:p>
        </w:tc>
        <w:tc>
          <w:tcPr>
            <w:tcW w:w="2258" w:type="dxa"/>
            <w:shd w:val="clear" w:color="auto" w:fill="auto"/>
          </w:tcPr>
          <w:p w14:paraId="22A8A73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amount of shadow clouds (mean over daytime hours)</w:t>
            </w:r>
          </w:p>
        </w:tc>
        <w:tc>
          <w:tcPr>
            <w:tcW w:w="1754" w:type="dxa"/>
            <w:shd w:val="clear" w:color="auto" w:fill="auto"/>
          </w:tcPr>
          <w:p w14:paraId="3B22BDE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Octas</w:t>
            </w:r>
          </w:p>
        </w:tc>
        <w:tc>
          <w:tcPr>
            <w:tcW w:w="1378" w:type="dxa"/>
            <w:shd w:val="clear" w:color="auto" w:fill="auto"/>
          </w:tcPr>
          <w:p w14:paraId="3EDCC64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18AA2EBC" w14:textId="77777777" w:rsidTr="003329DB">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7D2F37AA" w14:textId="77777777" w:rsidR="003329DB" w:rsidRPr="00985161" w:rsidRDefault="003329DB" w:rsidP="003329DB">
            <w:pPr>
              <w:rPr>
                <w:szCs w:val="20"/>
              </w:rPr>
            </w:pPr>
          </w:p>
        </w:tc>
        <w:tc>
          <w:tcPr>
            <w:tcW w:w="1078" w:type="dxa"/>
            <w:shd w:val="clear" w:color="auto" w:fill="auto"/>
          </w:tcPr>
          <w:p w14:paraId="17777F4E"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162:167</w:t>
            </w:r>
          </w:p>
        </w:tc>
        <w:tc>
          <w:tcPr>
            <w:tcW w:w="2258" w:type="dxa"/>
            <w:shd w:val="clear" w:color="auto" w:fill="auto"/>
          </w:tcPr>
          <w:p w14:paraId="5E5B814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Calculated sunshine duration (NOT SAVED INTO DB)</w:t>
            </w:r>
          </w:p>
        </w:tc>
        <w:tc>
          <w:tcPr>
            <w:tcW w:w="1754" w:type="dxa"/>
            <w:shd w:val="clear" w:color="auto" w:fill="auto"/>
          </w:tcPr>
          <w:p w14:paraId="777AF4CD"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w:t>
            </w:r>
          </w:p>
        </w:tc>
        <w:tc>
          <w:tcPr>
            <w:tcW w:w="1378" w:type="dxa"/>
            <w:shd w:val="clear" w:color="auto" w:fill="auto"/>
          </w:tcPr>
          <w:p w14:paraId="430E5A4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6D592D15"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53CFAD13" w14:textId="77777777" w:rsidR="003329DB" w:rsidRPr="00985161" w:rsidRDefault="003329DB" w:rsidP="003329DB">
            <w:pPr>
              <w:rPr>
                <w:szCs w:val="20"/>
              </w:rPr>
            </w:pPr>
          </w:p>
        </w:tc>
        <w:tc>
          <w:tcPr>
            <w:tcW w:w="1078" w:type="dxa"/>
            <w:shd w:val="clear" w:color="auto" w:fill="auto"/>
          </w:tcPr>
          <w:p w14:paraId="612F966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168:173</w:t>
            </w:r>
          </w:p>
        </w:tc>
        <w:tc>
          <w:tcPr>
            <w:tcW w:w="2258" w:type="dxa"/>
            <w:shd w:val="clear" w:color="auto" w:fill="auto"/>
          </w:tcPr>
          <w:p w14:paraId="79A8F754"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 xml:space="preserve">Highest possible global radiation at </w:t>
            </w:r>
            <w:r w:rsidRPr="00985161">
              <w:rPr>
                <w:rFonts w:cs="Arial"/>
                <w:szCs w:val="20"/>
              </w:rPr>
              <w:lastRenderedPageBreak/>
              <w:t>clear sky Crad (NOT SAVED INTO DB)</w:t>
            </w:r>
          </w:p>
        </w:tc>
        <w:tc>
          <w:tcPr>
            <w:tcW w:w="1754" w:type="dxa"/>
            <w:shd w:val="clear" w:color="auto" w:fill="auto"/>
          </w:tcPr>
          <w:p w14:paraId="62254787"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lastRenderedPageBreak/>
              <w:t>MJ/m2</w:t>
            </w:r>
          </w:p>
        </w:tc>
        <w:tc>
          <w:tcPr>
            <w:tcW w:w="1378" w:type="dxa"/>
            <w:shd w:val="clear" w:color="auto" w:fill="auto"/>
          </w:tcPr>
          <w:p w14:paraId="4B35E32E"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35C7B8E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1236283" w14:textId="77777777" w:rsidR="003329DB" w:rsidRPr="00985161" w:rsidRDefault="003329DB" w:rsidP="003329DB">
            <w:pPr>
              <w:rPr>
                <w:szCs w:val="20"/>
              </w:rPr>
            </w:pPr>
          </w:p>
        </w:tc>
        <w:tc>
          <w:tcPr>
            <w:tcW w:w="1078" w:type="dxa"/>
            <w:shd w:val="clear" w:color="auto" w:fill="auto"/>
          </w:tcPr>
          <w:p w14:paraId="1586F404"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174:179</w:t>
            </w:r>
          </w:p>
        </w:tc>
        <w:tc>
          <w:tcPr>
            <w:tcW w:w="2258" w:type="dxa"/>
            <w:shd w:val="clear" w:color="auto" w:fill="auto"/>
          </w:tcPr>
          <w:p w14:paraId="754BE84F"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Potential evapotranspiration ETP (NOT SAVED INTO DB)</w:t>
            </w:r>
          </w:p>
        </w:tc>
        <w:tc>
          <w:tcPr>
            <w:tcW w:w="1754" w:type="dxa"/>
            <w:shd w:val="clear" w:color="auto" w:fill="auto"/>
          </w:tcPr>
          <w:p w14:paraId="7C1C1B00"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mm/day</w:t>
            </w:r>
          </w:p>
        </w:tc>
        <w:tc>
          <w:tcPr>
            <w:tcW w:w="1378" w:type="dxa"/>
            <w:shd w:val="clear" w:color="auto" w:fill="auto"/>
          </w:tcPr>
          <w:p w14:paraId="5D44DC63"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4061DB4B"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4A0C4D54" w14:textId="77777777" w:rsidR="003329DB" w:rsidRPr="00985161" w:rsidRDefault="003329DB" w:rsidP="003329DB">
            <w:pPr>
              <w:rPr>
                <w:szCs w:val="20"/>
              </w:rPr>
            </w:pPr>
            <w:r w:rsidRPr="00985161">
              <w:rPr>
                <w:szCs w:val="20"/>
              </w:rPr>
              <w:t>VISIBILITY</w:t>
            </w:r>
          </w:p>
        </w:tc>
        <w:tc>
          <w:tcPr>
            <w:tcW w:w="1078" w:type="dxa"/>
            <w:shd w:val="clear" w:color="auto" w:fill="auto"/>
          </w:tcPr>
          <w:p w14:paraId="54FF7531"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180:185</w:t>
            </w:r>
          </w:p>
        </w:tc>
        <w:tc>
          <w:tcPr>
            <w:tcW w:w="2258" w:type="dxa"/>
            <w:shd w:val="clear" w:color="auto" w:fill="auto"/>
          </w:tcPr>
          <w:p w14:paraId="673FC54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daytime mean visibility (daytime mean)</w:t>
            </w:r>
          </w:p>
        </w:tc>
        <w:tc>
          <w:tcPr>
            <w:tcW w:w="1754" w:type="dxa"/>
            <w:shd w:val="clear" w:color="auto" w:fill="auto"/>
          </w:tcPr>
          <w:p w14:paraId="1480CF0D" w14:textId="77777777" w:rsidR="003329DB" w:rsidRPr="00985161" w:rsidRDefault="008D71D8"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k</w:t>
            </w:r>
            <w:r w:rsidR="003329DB" w:rsidRPr="00985161">
              <w:rPr>
                <w:rFonts w:cs="Arial"/>
                <w:szCs w:val="20"/>
              </w:rPr>
              <w:t>m</w:t>
            </w:r>
          </w:p>
        </w:tc>
        <w:tc>
          <w:tcPr>
            <w:tcW w:w="1378" w:type="dxa"/>
            <w:shd w:val="clear" w:color="auto" w:fill="auto"/>
          </w:tcPr>
          <w:p w14:paraId="2C93E26B"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1</w:t>
            </w:r>
          </w:p>
        </w:tc>
      </w:tr>
      <w:tr w:rsidR="003329DB" w:rsidRPr="00DF5554" w14:paraId="771FD121" w14:textId="77777777" w:rsidTr="00332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05269D79" w14:textId="77777777" w:rsidR="003329DB" w:rsidRPr="00985161" w:rsidRDefault="003329DB" w:rsidP="003329DB">
            <w:pPr>
              <w:rPr>
                <w:szCs w:val="20"/>
              </w:rPr>
            </w:pPr>
            <w:r w:rsidRPr="00985161">
              <w:rPr>
                <w:szCs w:val="20"/>
              </w:rPr>
              <w:t>SNOW_DEPTH</w:t>
            </w:r>
          </w:p>
        </w:tc>
        <w:tc>
          <w:tcPr>
            <w:tcW w:w="1078" w:type="dxa"/>
            <w:shd w:val="clear" w:color="auto" w:fill="auto"/>
          </w:tcPr>
          <w:p w14:paraId="3573DA8A"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186:191</w:t>
            </w:r>
          </w:p>
        </w:tc>
        <w:tc>
          <w:tcPr>
            <w:tcW w:w="2258" w:type="dxa"/>
            <w:shd w:val="clear" w:color="auto" w:fill="auto"/>
          </w:tcPr>
          <w:p w14:paraId="3893A0B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Snow depth (instantaneous value 06 UTC in Europe)</w:t>
            </w:r>
          </w:p>
        </w:tc>
        <w:tc>
          <w:tcPr>
            <w:tcW w:w="1754" w:type="dxa"/>
            <w:shd w:val="clear" w:color="auto" w:fill="auto"/>
          </w:tcPr>
          <w:p w14:paraId="1289A2B7"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cm</w:t>
            </w:r>
          </w:p>
        </w:tc>
        <w:tc>
          <w:tcPr>
            <w:tcW w:w="1378" w:type="dxa"/>
            <w:shd w:val="clear" w:color="auto" w:fill="auto"/>
          </w:tcPr>
          <w:p w14:paraId="45340139" w14:textId="77777777" w:rsidR="003329DB" w:rsidRPr="00985161" w:rsidRDefault="003329DB" w:rsidP="003329D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3329DB" w:rsidRPr="00DF5554" w14:paraId="47087DC8" w14:textId="77777777" w:rsidTr="003329DB">
        <w:tc>
          <w:tcPr>
            <w:cnfStyle w:val="001000000000" w:firstRow="0" w:lastRow="0" w:firstColumn="1" w:lastColumn="0" w:oddVBand="0" w:evenVBand="0" w:oddHBand="0" w:evenHBand="0" w:firstRowFirstColumn="0" w:firstRowLastColumn="0" w:lastRowFirstColumn="0" w:lastRowLastColumn="0"/>
            <w:tcW w:w="3037" w:type="dxa"/>
            <w:shd w:val="clear" w:color="auto" w:fill="auto"/>
          </w:tcPr>
          <w:p w14:paraId="1AA6CEA2" w14:textId="77777777" w:rsidR="003329DB" w:rsidRPr="00985161" w:rsidRDefault="003329DB" w:rsidP="003329DB">
            <w:pPr>
              <w:rPr>
                <w:szCs w:val="20"/>
              </w:rPr>
            </w:pPr>
            <w:r w:rsidRPr="00985161">
              <w:rPr>
                <w:szCs w:val="20"/>
              </w:rPr>
              <w:t>RAIN_MOS</w:t>
            </w:r>
          </w:p>
        </w:tc>
        <w:tc>
          <w:tcPr>
            <w:tcW w:w="1078" w:type="dxa"/>
            <w:shd w:val="clear" w:color="auto" w:fill="auto"/>
          </w:tcPr>
          <w:p w14:paraId="0C51E935"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192:197</w:t>
            </w:r>
          </w:p>
        </w:tc>
        <w:tc>
          <w:tcPr>
            <w:tcW w:w="2258" w:type="dxa"/>
            <w:shd w:val="clear" w:color="auto" w:fill="auto"/>
          </w:tcPr>
          <w:p w14:paraId="3D6C4D40"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indicator for reference period and usage of short range forecast in daily sum of precipitation RAIN</w:t>
            </w:r>
          </w:p>
        </w:tc>
        <w:tc>
          <w:tcPr>
            <w:tcW w:w="1754" w:type="dxa"/>
            <w:shd w:val="clear" w:color="auto" w:fill="auto"/>
          </w:tcPr>
          <w:p w14:paraId="7EDC7686"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1378" w:type="dxa"/>
            <w:shd w:val="clear" w:color="auto" w:fill="auto"/>
          </w:tcPr>
          <w:p w14:paraId="6ABBF08F" w14:textId="77777777" w:rsidR="003329DB" w:rsidRPr="00985161" w:rsidRDefault="003329DB" w:rsidP="003329D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N.A.</w:t>
            </w:r>
          </w:p>
        </w:tc>
      </w:tr>
    </w:tbl>
    <w:p w14:paraId="2BCE47B6" w14:textId="77777777" w:rsidR="00F918BD" w:rsidRDefault="00F918BD" w:rsidP="00F918BD"/>
    <w:p w14:paraId="23A1D3BB" w14:textId="39C8A53A" w:rsidR="00E975FB" w:rsidRPr="00F63B3F" w:rsidRDefault="00E975FB" w:rsidP="00F918BD">
      <w:pPr>
        <w:rPr>
          <w:rFonts w:cs="Arial"/>
          <w:szCs w:val="20"/>
        </w:rPr>
      </w:pPr>
      <w:r w:rsidRPr="00F63B3F">
        <w:rPr>
          <w:rFonts w:cs="Arial"/>
          <w:szCs w:val="20"/>
        </w:rPr>
        <w:t xml:space="preserve">The </w:t>
      </w:r>
      <w:r w:rsidRPr="00F63B3F">
        <w:rPr>
          <w:rFonts w:cs="Arial"/>
          <w:b/>
          <w:szCs w:val="20"/>
        </w:rPr>
        <w:t>SConverter</w:t>
      </w:r>
      <w:r w:rsidRPr="00F63B3F">
        <w:rPr>
          <w:rFonts w:cs="Arial"/>
          <w:szCs w:val="20"/>
        </w:rPr>
        <w:t xml:space="preserve"> module ensure</w:t>
      </w:r>
      <w:r w:rsidR="0064325A">
        <w:rPr>
          <w:rFonts w:cs="Arial"/>
          <w:szCs w:val="20"/>
        </w:rPr>
        <w:t>s</w:t>
      </w:r>
      <w:r w:rsidRPr="00F63B3F">
        <w:rPr>
          <w:rFonts w:cs="Arial"/>
          <w:szCs w:val="20"/>
        </w:rPr>
        <w:t xml:space="preserve"> </w:t>
      </w:r>
      <w:r w:rsidR="0064325A">
        <w:rPr>
          <w:rFonts w:cs="Arial"/>
          <w:szCs w:val="20"/>
        </w:rPr>
        <w:t xml:space="preserve">that </w:t>
      </w:r>
      <w:r w:rsidRPr="00F63B3F">
        <w:rPr>
          <w:rFonts w:cs="Arial"/>
          <w:szCs w:val="20"/>
        </w:rPr>
        <w:t>the conversion f</w:t>
      </w:r>
      <w:r w:rsidR="00CB39FD" w:rsidRPr="00F63B3F">
        <w:rPr>
          <w:rFonts w:cs="Arial"/>
          <w:szCs w:val="20"/>
        </w:rPr>
        <w:t xml:space="preserve">rom </w:t>
      </w:r>
      <w:r w:rsidR="0064325A">
        <w:rPr>
          <w:rFonts w:cs="Arial"/>
          <w:szCs w:val="20"/>
        </w:rPr>
        <w:t xml:space="preserve">the </w:t>
      </w:r>
      <w:r w:rsidR="00CB39FD" w:rsidRPr="00F63B3F">
        <w:rPr>
          <w:rFonts w:cs="Arial"/>
          <w:szCs w:val="20"/>
        </w:rPr>
        <w:t xml:space="preserve">JRC format to </w:t>
      </w:r>
      <w:r w:rsidR="0064325A">
        <w:rPr>
          <w:rFonts w:cs="Arial"/>
          <w:szCs w:val="20"/>
        </w:rPr>
        <w:t xml:space="preserve">the </w:t>
      </w:r>
      <w:r w:rsidR="00CB39FD" w:rsidRPr="00F63B3F">
        <w:rPr>
          <w:rFonts w:cs="Arial"/>
          <w:szCs w:val="20"/>
        </w:rPr>
        <w:t>S-File format</w:t>
      </w:r>
      <w:r w:rsidR="0064325A">
        <w:rPr>
          <w:rFonts w:cs="Arial"/>
          <w:szCs w:val="20"/>
        </w:rPr>
        <w:t xml:space="preserve"> </w:t>
      </w:r>
      <w:r w:rsidR="00CB39FD" w:rsidRPr="00F63B3F">
        <w:rPr>
          <w:rFonts w:cs="Arial"/>
          <w:szCs w:val="20"/>
        </w:rPr>
        <w:t xml:space="preserve"> respect</w:t>
      </w:r>
      <w:r w:rsidR="0064325A">
        <w:rPr>
          <w:rFonts w:cs="Arial"/>
          <w:szCs w:val="20"/>
        </w:rPr>
        <w:t>s</w:t>
      </w:r>
      <w:r w:rsidR="00CB39FD" w:rsidRPr="00F63B3F">
        <w:rPr>
          <w:rFonts w:cs="Arial"/>
          <w:szCs w:val="20"/>
        </w:rPr>
        <w:t xml:space="preserve"> the following convention name: </w:t>
      </w:r>
      <w:r w:rsidR="00CB39FD" w:rsidRPr="00F63B3F">
        <w:rPr>
          <w:rFonts w:cs="Arial"/>
          <w:i/>
          <w:szCs w:val="20"/>
        </w:rPr>
        <w:t>S&lt;YYYYMMDD&gt;.dat</w:t>
      </w:r>
      <w:r w:rsidR="00CB39FD" w:rsidRPr="00F63B3F">
        <w:rPr>
          <w:rFonts w:cs="Arial"/>
          <w:szCs w:val="20"/>
        </w:rPr>
        <w:t xml:space="preserve">, where </w:t>
      </w:r>
      <w:r w:rsidR="00656140" w:rsidRPr="00F63B3F">
        <w:rPr>
          <w:rFonts w:cs="Arial"/>
          <w:szCs w:val="20"/>
        </w:rPr>
        <w:t>Y</w:t>
      </w:r>
      <w:r w:rsidR="00CB39FD" w:rsidRPr="00F63B3F">
        <w:rPr>
          <w:rFonts w:cs="Arial"/>
          <w:szCs w:val="20"/>
        </w:rPr>
        <w:t>YYYMMDD represent</w:t>
      </w:r>
      <w:r w:rsidR="0064325A">
        <w:rPr>
          <w:rFonts w:cs="Arial"/>
          <w:szCs w:val="20"/>
        </w:rPr>
        <w:t>s</w:t>
      </w:r>
      <w:r w:rsidR="00CB39FD" w:rsidRPr="00F63B3F">
        <w:rPr>
          <w:rFonts w:cs="Arial"/>
          <w:szCs w:val="20"/>
        </w:rPr>
        <w:t xml:space="preserve"> the day of </w:t>
      </w:r>
      <w:r w:rsidR="0064325A">
        <w:rPr>
          <w:rFonts w:cs="Arial"/>
          <w:szCs w:val="20"/>
        </w:rPr>
        <w:t xml:space="preserve">the </w:t>
      </w:r>
      <w:r w:rsidR="00CB39FD" w:rsidRPr="00F63B3F">
        <w:rPr>
          <w:rFonts w:cs="Arial"/>
          <w:szCs w:val="20"/>
        </w:rPr>
        <w:t xml:space="preserve">input file (the day of </w:t>
      </w:r>
      <w:r w:rsidR="0064325A">
        <w:rPr>
          <w:rFonts w:cs="Arial"/>
          <w:szCs w:val="20"/>
        </w:rPr>
        <w:t xml:space="preserve">the </w:t>
      </w:r>
      <w:r w:rsidR="00CB39FD" w:rsidRPr="00F63B3F">
        <w:rPr>
          <w:rFonts w:cs="Arial"/>
          <w:szCs w:val="20"/>
        </w:rPr>
        <w:t>observations contained in the input file)</w:t>
      </w:r>
    </w:p>
    <w:p w14:paraId="124472C5" w14:textId="77777777" w:rsidR="00142638" w:rsidRDefault="00142638">
      <w:pPr>
        <w:rPr>
          <w:rFonts w:ascii="Arial" w:hAnsi="Arial" w:cs="Arial"/>
          <w:sz w:val="24"/>
          <w:szCs w:val="24"/>
        </w:rPr>
      </w:pPr>
      <w:r>
        <w:rPr>
          <w:rFonts w:ascii="Arial" w:hAnsi="Arial" w:cs="Arial"/>
          <w:sz w:val="24"/>
          <w:szCs w:val="24"/>
        </w:rPr>
        <w:br w:type="page"/>
      </w:r>
    </w:p>
    <w:p w14:paraId="66F3AE21" w14:textId="77777777" w:rsidR="00326D58" w:rsidRDefault="00326D58" w:rsidP="00F918BD">
      <w:pPr>
        <w:rPr>
          <w:rFonts w:ascii="Arial" w:hAnsi="Arial" w:cs="Arial"/>
          <w:sz w:val="24"/>
          <w:szCs w:val="24"/>
        </w:rPr>
      </w:pPr>
    </w:p>
    <w:p w14:paraId="2D6C1B87" w14:textId="33713EB4" w:rsidR="00671913" w:rsidRPr="0042297D" w:rsidRDefault="00671913" w:rsidP="00671913">
      <w:pPr>
        <w:pStyle w:val="JRCLevel-2title"/>
        <w:numPr>
          <w:ilvl w:val="0"/>
          <w:numId w:val="0"/>
        </w:numPr>
        <w:ind w:left="578"/>
      </w:pPr>
      <w:bookmarkStart w:id="798" w:name="_Toc68684806"/>
      <w:r w:rsidRPr="0042297D">
        <w:t>3.</w:t>
      </w:r>
      <w:del w:id="799" w:author="Account Microsoft" w:date="2021-04-07T10:30:00Z">
        <w:r w:rsidDel="004B66A6">
          <w:delText>7</w:delText>
        </w:r>
      </w:del>
      <w:ins w:id="800" w:author="Account Microsoft" w:date="2021-04-07T10:30:00Z">
        <w:r w:rsidR="004B66A6">
          <w:t>8</w:t>
        </w:r>
      </w:ins>
      <w:r w:rsidRPr="0042297D">
        <w:t xml:space="preserve"> </w:t>
      </w:r>
      <w:r>
        <w:t>RRR file generator module</w:t>
      </w:r>
      <w:bookmarkEnd w:id="798"/>
    </w:p>
    <w:p w14:paraId="2768E755" w14:textId="7E48CC59" w:rsidR="00671913" w:rsidRPr="00F63B3F" w:rsidRDefault="00671913" w:rsidP="00671913">
      <w:pPr>
        <w:rPr>
          <w:rFonts w:cs="Arial"/>
          <w:szCs w:val="20"/>
        </w:rPr>
      </w:pPr>
      <w:r>
        <w:rPr>
          <w:rFonts w:cs="Arial"/>
          <w:szCs w:val="20"/>
        </w:rPr>
        <w:t xml:space="preserve">This module </w:t>
      </w:r>
      <w:r w:rsidR="0064325A">
        <w:rPr>
          <w:rFonts w:cs="Arial"/>
          <w:szCs w:val="20"/>
        </w:rPr>
        <w:t xml:space="preserve">produces </w:t>
      </w:r>
      <w:r>
        <w:rPr>
          <w:rFonts w:cs="Arial"/>
          <w:szCs w:val="20"/>
        </w:rPr>
        <w:t xml:space="preserve">the </w:t>
      </w:r>
      <w:r w:rsidR="0064325A">
        <w:rPr>
          <w:rFonts w:cs="Arial"/>
          <w:szCs w:val="20"/>
        </w:rPr>
        <w:t xml:space="preserve">3h/6h </w:t>
      </w:r>
      <w:r>
        <w:rPr>
          <w:rFonts w:cs="Arial"/>
          <w:szCs w:val="20"/>
        </w:rPr>
        <w:t xml:space="preserve">precipitation data files. </w:t>
      </w:r>
      <w:r w:rsidR="0064325A">
        <w:rPr>
          <w:rFonts w:cs="Arial"/>
          <w:szCs w:val="20"/>
        </w:rPr>
        <w:t xml:space="preserve">It can </w:t>
      </w:r>
      <w:r>
        <w:rPr>
          <w:rFonts w:cs="Arial"/>
          <w:szCs w:val="20"/>
        </w:rPr>
        <w:t xml:space="preserve">run only after the WeakChecks module, because </w:t>
      </w:r>
      <w:r w:rsidR="0064325A">
        <w:rPr>
          <w:rFonts w:cs="Arial"/>
          <w:szCs w:val="20"/>
        </w:rPr>
        <w:t xml:space="preserve">it </w:t>
      </w:r>
      <w:r>
        <w:rPr>
          <w:rFonts w:cs="Arial"/>
          <w:szCs w:val="20"/>
        </w:rPr>
        <w:t>need</w:t>
      </w:r>
      <w:r w:rsidR="0064325A">
        <w:rPr>
          <w:rFonts w:cs="Arial"/>
          <w:szCs w:val="20"/>
        </w:rPr>
        <w:t xml:space="preserve">s </w:t>
      </w:r>
      <w:r>
        <w:rPr>
          <w:rFonts w:cs="Arial"/>
          <w:szCs w:val="20"/>
        </w:rPr>
        <w:t>to use the hourly history files.</w:t>
      </w:r>
    </w:p>
    <w:p w14:paraId="7E7F60D2" w14:textId="0CE7681E" w:rsidR="003955AE" w:rsidRDefault="00974845" w:rsidP="00671913">
      <w:pPr>
        <w:rPr>
          <w:rFonts w:cs="Arial"/>
          <w:szCs w:val="20"/>
        </w:rPr>
      </w:pPr>
      <w:r>
        <w:rPr>
          <w:rFonts w:cs="Arial"/>
          <w:szCs w:val="20"/>
        </w:rPr>
        <w:t xml:space="preserve">As an </w:t>
      </w:r>
      <w:r w:rsidR="00671913">
        <w:rPr>
          <w:rFonts w:cs="Arial"/>
          <w:szCs w:val="20"/>
        </w:rPr>
        <w:t xml:space="preserve">input, the module </w:t>
      </w:r>
      <w:r>
        <w:rPr>
          <w:rFonts w:cs="Arial"/>
          <w:szCs w:val="20"/>
        </w:rPr>
        <w:t>takes</w:t>
      </w:r>
    </w:p>
    <w:p w14:paraId="77B25A49" w14:textId="77777777" w:rsidR="00671913" w:rsidRPr="003955AE" w:rsidRDefault="00671913">
      <w:pPr>
        <w:pStyle w:val="Paragrafoelenco"/>
        <w:numPr>
          <w:ilvl w:val="0"/>
          <w:numId w:val="45"/>
        </w:numPr>
      </w:pPr>
      <w:r w:rsidRPr="003955AE">
        <w:t>two hourly history files:</w:t>
      </w:r>
    </w:p>
    <w:p w14:paraId="103EA86B" w14:textId="77777777" w:rsidR="00671913" w:rsidRDefault="00671913">
      <w:pPr>
        <w:pStyle w:val="Paragrafoelenco"/>
        <w:numPr>
          <w:ilvl w:val="1"/>
          <w:numId w:val="11"/>
        </w:numPr>
      </w:pPr>
      <w:r>
        <w:t>H.&lt;reference date&gt;.hist</w:t>
      </w:r>
    </w:p>
    <w:p w14:paraId="4ECFDB20" w14:textId="77777777" w:rsidR="00671913" w:rsidRDefault="00671913">
      <w:pPr>
        <w:pStyle w:val="Paragrafoelenco"/>
        <w:numPr>
          <w:ilvl w:val="1"/>
          <w:numId w:val="11"/>
        </w:numPr>
      </w:pPr>
      <w:r>
        <w:t>H.&lt;reference date – 1 day&gt;.hist</w:t>
      </w:r>
    </w:p>
    <w:p w14:paraId="171634B1" w14:textId="0D509CCB" w:rsidR="00671913" w:rsidRDefault="00671913" w:rsidP="00671913">
      <w:pPr>
        <w:rPr>
          <w:szCs w:val="20"/>
        </w:rPr>
      </w:pPr>
      <w:r>
        <w:rPr>
          <w:szCs w:val="20"/>
        </w:rPr>
        <w:t xml:space="preserve">, where both files are </w:t>
      </w:r>
      <w:r w:rsidR="00974845">
        <w:rPr>
          <w:szCs w:val="20"/>
        </w:rPr>
        <w:t xml:space="preserve">stored </w:t>
      </w:r>
      <w:r>
        <w:rPr>
          <w:szCs w:val="20"/>
        </w:rPr>
        <w:t>in</w:t>
      </w:r>
      <w:r w:rsidR="00974845">
        <w:rPr>
          <w:szCs w:val="20"/>
        </w:rPr>
        <w:t xml:space="preserve"> the</w:t>
      </w:r>
      <w:r>
        <w:rPr>
          <w:szCs w:val="20"/>
        </w:rPr>
        <w:t xml:space="preserve"> CONFIG path (specified through parameter</w:t>
      </w:r>
      <w:r w:rsidR="00974845">
        <w:rPr>
          <w:szCs w:val="20"/>
        </w:rPr>
        <w:t>s</w:t>
      </w:r>
      <w:r>
        <w:rPr>
          <w:szCs w:val="20"/>
        </w:rPr>
        <w:t xml:space="preserve"> into the command line).</w:t>
      </w:r>
    </w:p>
    <w:p w14:paraId="49F02A84" w14:textId="77777777" w:rsidR="003955AE" w:rsidRDefault="003955AE">
      <w:pPr>
        <w:pStyle w:val="Paragrafoelenco"/>
        <w:numPr>
          <w:ilvl w:val="0"/>
          <w:numId w:val="45"/>
        </w:numPr>
      </w:pPr>
      <w:r>
        <w:t>MOS files:</w:t>
      </w:r>
    </w:p>
    <w:p w14:paraId="1D9BD6FB" w14:textId="77777777" w:rsidR="003955AE" w:rsidRDefault="003955AE">
      <w:pPr>
        <w:pStyle w:val="Paragrafoelenco"/>
        <w:numPr>
          <w:ilvl w:val="1"/>
          <w:numId w:val="45"/>
        </w:numPr>
      </w:pPr>
      <w:r>
        <w:t>M.MG.&lt;reference date&gt;.csv</w:t>
      </w:r>
    </w:p>
    <w:p w14:paraId="7E932A87" w14:textId="77777777" w:rsidR="003955AE" w:rsidRPr="003955AE" w:rsidRDefault="003955AE">
      <w:pPr>
        <w:pStyle w:val="Paragrafoelenco"/>
        <w:numPr>
          <w:ilvl w:val="1"/>
          <w:numId w:val="45"/>
        </w:numPr>
      </w:pPr>
      <w:r>
        <w:t>M.MG.&lt;reference date – 1 day&gt;.csv</w:t>
      </w:r>
    </w:p>
    <w:p w14:paraId="6ED38AF4" w14:textId="3F2DA39B" w:rsidR="00671913" w:rsidRDefault="00974845" w:rsidP="00671913">
      <w:pPr>
        <w:rPr>
          <w:szCs w:val="20"/>
        </w:rPr>
      </w:pPr>
      <w:r>
        <w:rPr>
          <w:szCs w:val="20"/>
        </w:rPr>
        <w:t xml:space="preserve">As </w:t>
      </w:r>
      <w:r w:rsidR="00671913">
        <w:rPr>
          <w:szCs w:val="20"/>
        </w:rPr>
        <w:t>output, the module produce</w:t>
      </w:r>
      <w:r>
        <w:rPr>
          <w:szCs w:val="20"/>
        </w:rPr>
        <w:t>s</w:t>
      </w:r>
      <w:r w:rsidR="00671913">
        <w:rPr>
          <w:szCs w:val="20"/>
        </w:rPr>
        <w:t xml:space="preserve"> 4 files for 6h mode or 8 files for 3h mode, starting with time 00 of the reference date (day for which </w:t>
      </w:r>
      <w:r>
        <w:rPr>
          <w:szCs w:val="20"/>
        </w:rPr>
        <w:t xml:space="preserve">the </w:t>
      </w:r>
      <w:r w:rsidR="00671913">
        <w:rPr>
          <w:szCs w:val="20"/>
        </w:rPr>
        <w:t xml:space="preserve">module is running) for every 3/6 hours. </w:t>
      </w:r>
      <w:r>
        <w:rPr>
          <w:szCs w:val="20"/>
        </w:rPr>
        <w:t xml:space="preserve">The </w:t>
      </w:r>
      <w:r w:rsidR="00671913">
        <w:rPr>
          <w:szCs w:val="20"/>
        </w:rPr>
        <w:t>file of 3/6 hour precipitation has the following structure:</w:t>
      </w:r>
    </w:p>
    <w:tbl>
      <w:tblPr>
        <w:tblStyle w:val="Grigliatab4"/>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5"/>
        <w:gridCol w:w="1247"/>
        <w:gridCol w:w="2771"/>
        <w:gridCol w:w="2367"/>
      </w:tblGrid>
      <w:tr w:rsidR="00671913" w:rsidRPr="00DF5554" w14:paraId="38A0BEE4" w14:textId="77777777" w:rsidTr="009B47FB">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4486B40B" w14:textId="77777777" w:rsidR="00671913" w:rsidRPr="00985161" w:rsidRDefault="00671913" w:rsidP="009B47FB">
            <w:pPr>
              <w:rPr>
                <w:rFonts w:cs="Arial"/>
                <w:color w:val="auto"/>
                <w:szCs w:val="20"/>
              </w:rPr>
            </w:pPr>
            <w:r w:rsidRPr="00985161">
              <w:rPr>
                <w:rFonts w:cs="Arial"/>
                <w:color w:val="auto"/>
                <w:szCs w:val="20"/>
              </w:rPr>
              <w:t>Description</w:t>
            </w:r>
          </w:p>
        </w:tc>
        <w:tc>
          <w:tcPr>
            <w:tcW w:w="124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7EB5D825"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Column</w:t>
            </w:r>
          </w:p>
        </w:tc>
        <w:tc>
          <w:tcPr>
            <w:tcW w:w="2771"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2131EE97"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Note</w:t>
            </w:r>
          </w:p>
        </w:tc>
        <w:tc>
          <w:tcPr>
            <w:tcW w:w="2367" w:type="dxa"/>
            <w:tcBorders>
              <w:top w:val="none" w:sz="0" w:space="0" w:color="auto"/>
              <w:left w:val="none" w:sz="0" w:space="0" w:color="auto"/>
              <w:bottom w:val="none" w:sz="0" w:space="0" w:color="auto"/>
              <w:right w:val="none" w:sz="0" w:space="0" w:color="auto"/>
            </w:tcBorders>
            <w:shd w:val="clear" w:color="auto" w:fill="D0CECE" w:themeFill="background2" w:themeFillShade="E6"/>
          </w:tcPr>
          <w:p w14:paraId="139AE71B" w14:textId="77777777" w:rsidR="00671913" w:rsidRPr="00985161" w:rsidRDefault="00671913" w:rsidP="009B47FB">
            <w:p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985161">
              <w:rPr>
                <w:rFonts w:cs="Arial"/>
                <w:color w:val="auto"/>
                <w:szCs w:val="20"/>
              </w:rPr>
              <w:t>Unit of Measure</w:t>
            </w:r>
          </w:p>
        </w:tc>
      </w:tr>
      <w:tr w:rsidR="00671913" w:rsidRPr="00DF5554" w14:paraId="539F15DB" w14:textId="77777777" w:rsidTr="009B47F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9C800A1" w14:textId="77777777" w:rsidR="00671913" w:rsidRPr="00985161" w:rsidRDefault="00671913" w:rsidP="00671913">
            <w:pPr>
              <w:rPr>
                <w:rFonts w:cs="Arial"/>
                <w:szCs w:val="20"/>
              </w:rPr>
            </w:pPr>
            <w:r w:rsidRPr="00985161">
              <w:rPr>
                <w:rFonts w:cs="Arial"/>
                <w:szCs w:val="20"/>
              </w:rPr>
              <w:t>Station</w:t>
            </w:r>
          </w:p>
        </w:tc>
        <w:tc>
          <w:tcPr>
            <w:tcW w:w="1247" w:type="dxa"/>
            <w:shd w:val="clear" w:color="auto" w:fill="auto"/>
          </w:tcPr>
          <w:p w14:paraId="58CCE51F"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Station</w:t>
            </w:r>
          </w:p>
        </w:tc>
        <w:tc>
          <w:tcPr>
            <w:tcW w:w="2771" w:type="dxa"/>
            <w:shd w:val="clear" w:color="auto" w:fill="auto"/>
          </w:tcPr>
          <w:p w14:paraId="477EBEC9"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646A0DC4"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p>
        </w:tc>
      </w:tr>
      <w:tr w:rsidR="00671913" w:rsidRPr="00DF5554" w14:paraId="7EAD0A77" w14:textId="77777777" w:rsidTr="009B47FB">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191663DA" w14:textId="77777777" w:rsidR="00671913" w:rsidRPr="00985161" w:rsidRDefault="00671913" w:rsidP="00671913">
            <w:pPr>
              <w:rPr>
                <w:rFonts w:cs="Arial"/>
                <w:szCs w:val="20"/>
              </w:rPr>
            </w:pPr>
            <w:r>
              <w:rPr>
                <w:rFonts w:cs="Arial"/>
                <w:szCs w:val="20"/>
              </w:rPr>
              <w:t>Day time</w:t>
            </w:r>
          </w:p>
        </w:tc>
        <w:tc>
          <w:tcPr>
            <w:tcW w:w="1247" w:type="dxa"/>
            <w:shd w:val="clear" w:color="auto" w:fill="auto"/>
          </w:tcPr>
          <w:p w14:paraId="0B016E4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DayTime</w:t>
            </w:r>
          </w:p>
        </w:tc>
        <w:tc>
          <w:tcPr>
            <w:tcW w:w="2771" w:type="dxa"/>
            <w:shd w:val="clear" w:color="auto" w:fill="auto"/>
          </w:tcPr>
          <w:p w14:paraId="50EF4EBD"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Day time of observation in the format YYYY-MM-HH H24:mm</w:t>
            </w:r>
          </w:p>
        </w:tc>
        <w:tc>
          <w:tcPr>
            <w:tcW w:w="2367" w:type="dxa"/>
            <w:shd w:val="clear" w:color="auto" w:fill="auto"/>
          </w:tcPr>
          <w:p w14:paraId="07AC791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r w:rsidR="00671913" w:rsidRPr="00DF5554" w14:paraId="5149837C" w14:textId="77777777" w:rsidTr="009B4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4F776526" w14:textId="77777777" w:rsidR="00671913" w:rsidRPr="00985161" w:rsidRDefault="00671913" w:rsidP="00671913">
            <w:pPr>
              <w:rPr>
                <w:rFonts w:cs="Arial"/>
                <w:szCs w:val="20"/>
              </w:rPr>
            </w:pPr>
            <w:r>
              <w:rPr>
                <w:rFonts w:cs="Arial"/>
                <w:szCs w:val="20"/>
              </w:rPr>
              <w:t>Precipation value</w:t>
            </w:r>
          </w:p>
        </w:tc>
        <w:tc>
          <w:tcPr>
            <w:tcW w:w="1247" w:type="dxa"/>
            <w:shd w:val="clear" w:color="auto" w:fill="auto"/>
          </w:tcPr>
          <w:p w14:paraId="32704EA1"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RRR</w:t>
            </w:r>
          </w:p>
        </w:tc>
        <w:tc>
          <w:tcPr>
            <w:tcW w:w="2771" w:type="dxa"/>
            <w:shd w:val="clear" w:color="auto" w:fill="auto"/>
          </w:tcPr>
          <w:p w14:paraId="19853894"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26D84130" w14:textId="77777777" w:rsidR="00671913" w:rsidRPr="00985161" w:rsidRDefault="00671913" w:rsidP="009B47F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mm</w:t>
            </w:r>
          </w:p>
        </w:tc>
      </w:tr>
      <w:tr w:rsidR="00671913" w:rsidRPr="00DF5554" w14:paraId="41436F8B" w14:textId="77777777" w:rsidTr="009B47FB">
        <w:tc>
          <w:tcPr>
            <w:cnfStyle w:val="001000000000" w:firstRow="0" w:lastRow="0" w:firstColumn="1" w:lastColumn="0" w:oddVBand="0" w:evenVBand="0" w:oddHBand="0" w:evenHBand="0" w:firstRowFirstColumn="0" w:firstRowLastColumn="0" w:lastRowFirstColumn="0" w:lastRowLastColumn="0"/>
            <w:tcW w:w="2965" w:type="dxa"/>
            <w:shd w:val="clear" w:color="auto" w:fill="auto"/>
          </w:tcPr>
          <w:p w14:paraId="0C461CF8" w14:textId="77777777" w:rsidR="00671913" w:rsidRPr="00985161" w:rsidRDefault="00671913" w:rsidP="009B47FB">
            <w:pPr>
              <w:rPr>
                <w:rFonts w:cs="Arial"/>
                <w:szCs w:val="20"/>
              </w:rPr>
            </w:pPr>
            <w:r>
              <w:rPr>
                <w:rFonts w:cs="Arial"/>
                <w:szCs w:val="20"/>
              </w:rPr>
              <w:t>Flag</w:t>
            </w:r>
          </w:p>
        </w:tc>
        <w:tc>
          <w:tcPr>
            <w:tcW w:w="1247" w:type="dxa"/>
            <w:shd w:val="clear" w:color="auto" w:fill="auto"/>
          </w:tcPr>
          <w:p w14:paraId="78D1FF4D"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Flag</w:t>
            </w:r>
          </w:p>
        </w:tc>
        <w:tc>
          <w:tcPr>
            <w:tcW w:w="2771" w:type="dxa"/>
            <w:shd w:val="clear" w:color="auto" w:fill="auto"/>
          </w:tcPr>
          <w:p w14:paraId="2B3C296E"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r w:rsidRPr="00985161">
              <w:rPr>
                <w:rFonts w:cs="Arial"/>
                <w:szCs w:val="20"/>
              </w:rPr>
              <w:t>Numerical value</w:t>
            </w:r>
          </w:p>
        </w:tc>
        <w:tc>
          <w:tcPr>
            <w:tcW w:w="2367" w:type="dxa"/>
            <w:shd w:val="clear" w:color="auto" w:fill="auto"/>
          </w:tcPr>
          <w:p w14:paraId="3E0E2F90" w14:textId="77777777" w:rsidR="00671913" w:rsidRPr="00985161" w:rsidRDefault="00671913" w:rsidP="009B47FB">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531B053B" w14:textId="77777777" w:rsidR="00671913" w:rsidRPr="00671913" w:rsidRDefault="00671913" w:rsidP="00671913">
      <w:pPr>
        <w:rPr>
          <w:szCs w:val="20"/>
        </w:rPr>
      </w:pPr>
    </w:p>
    <w:p w14:paraId="4EA48B30" w14:textId="54EA4BF9" w:rsidR="00671913" w:rsidRDefault="00974845">
      <w:pPr>
        <w:rPr>
          <w:szCs w:val="20"/>
        </w:rPr>
      </w:pPr>
      <w:r>
        <w:rPr>
          <w:szCs w:val="20"/>
        </w:rPr>
        <w:t>F</w:t>
      </w:r>
      <w:r w:rsidR="00671913" w:rsidRPr="00671913">
        <w:rPr>
          <w:szCs w:val="20"/>
        </w:rPr>
        <w:t>lag</w:t>
      </w:r>
      <w:r>
        <w:rPr>
          <w:szCs w:val="20"/>
        </w:rPr>
        <w:t>s</w:t>
      </w:r>
      <w:r w:rsidR="00671913">
        <w:rPr>
          <w:szCs w:val="20"/>
        </w:rPr>
        <w:t xml:space="preserve"> can have the following values:</w:t>
      </w:r>
    </w:p>
    <w:p w14:paraId="197C99B7" w14:textId="77777777" w:rsidR="00671913" w:rsidRPr="00671913" w:rsidRDefault="00671913">
      <w:pPr>
        <w:pStyle w:val="Paragrafoelenco"/>
        <w:numPr>
          <w:ilvl w:val="0"/>
          <w:numId w:val="41"/>
        </w:numPr>
      </w:pPr>
      <w:r w:rsidRPr="00671913">
        <w:t>1=Changed by meteorologist (not applicable)</w:t>
      </w:r>
    </w:p>
    <w:p w14:paraId="5C21BCD3" w14:textId="423B04AB" w:rsidR="00671913" w:rsidRPr="00671913" w:rsidRDefault="00671913">
      <w:pPr>
        <w:pStyle w:val="Paragrafoelenco"/>
        <w:numPr>
          <w:ilvl w:val="0"/>
          <w:numId w:val="41"/>
        </w:numPr>
      </w:pPr>
      <w:r w:rsidRPr="00671913">
        <w:t>2=Automatical</w:t>
      </w:r>
      <w:r w:rsidR="00974845">
        <w:t>l</w:t>
      </w:r>
      <w:r w:rsidRPr="00671913">
        <w:t>y corrected (not applicable)</w:t>
      </w:r>
    </w:p>
    <w:p w14:paraId="1555BF19" w14:textId="77777777" w:rsidR="00671913" w:rsidRPr="00671913" w:rsidRDefault="00671913">
      <w:pPr>
        <w:pStyle w:val="Paragrafoelenco"/>
        <w:numPr>
          <w:ilvl w:val="0"/>
          <w:numId w:val="41"/>
        </w:numPr>
      </w:pPr>
      <w:r w:rsidRPr="00671913">
        <w:t>3=Observation</w:t>
      </w:r>
    </w:p>
    <w:p w14:paraId="1590F0C2" w14:textId="77777777" w:rsidR="00671913" w:rsidRPr="00671913" w:rsidRDefault="00850B5C">
      <w:pPr>
        <w:pStyle w:val="Paragrafoelenco"/>
        <w:numPr>
          <w:ilvl w:val="0"/>
          <w:numId w:val="41"/>
        </w:numPr>
      </w:pPr>
      <w:r>
        <w:t>4=Linea</w:t>
      </w:r>
      <w:r w:rsidR="00671913" w:rsidRPr="00671913">
        <w:t>r interpolation from observations</w:t>
      </w:r>
    </w:p>
    <w:p w14:paraId="747111AC" w14:textId="77777777" w:rsidR="00671913" w:rsidRPr="00671913" w:rsidRDefault="00671913">
      <w:pPr>
        <w:pStyle w:val="Paragrafoelenco"/>
        <w:numPr>
          <w:ilvl w:val="0"/>
          <w:numId w:val="41"/>
        </w:numPr>
      </w:pPr>
      <w:r w:rsidRPr="00671913">
        <w:t>5=Interpo</w:t>
      </w:r>
      <w:r w:rsidR="00D14A5F">
        <w:t>lated via MOS from observations</w:t>
      </w:r>
    </w:p>
    <w:p w14:paraId="30BFF377" w14:textId="77777777" w:rsidR="00671913" w:rsidRPr="00671913" w:rsidRDefault="00671913">
      <w:pPr>
        <w:pStyle w:val="Paragrafoelenco"/>
        <w:numPr>
          <w:ilvl w:val="0"/>
          <w:numId w:val="41"/>
        </w:numPr>
      </w:pPr>
      <w:r w:rsidRPr="00671913">
        <w:t>6=MOS analyses (not managed yet)</w:t>
      </w:r>
    </w:p>
    <w:p w14:paraId="4EEBD8FF" w14:textId="07A52883" w:rsidR="00671913" w:rsidRDefault="00671913">
      <w:pPr>
        <w:rPr>
          <w:szCs w:val="20"/>
        </w:rPr>
      </w:pPr>
      <w:r>
        <w:rPr>
          <w:szCs w:val="20"/>
        </w:rPr>
        <w:t>For each time interval (3 or 6 hours), precipitation values</w:t>
      </w:r>
      <w:r w:rsidR="003902F0">
        <w:rPr>
          <w:szCs w:val="20"/>
        </w:rPr>
        <w:t xml:space="preserve"> are derived as follows</w:t>
      </w:r>
      <w:r>
        <w:rPr>
          <w:szCs w:val="20"/>
        </w:rPr>
        <w:t>:</w:t>
      </w:r>
    </w:p>
    <w:p w14:paraId="48F09464" w14:textId="088133C9" w:rsidR="00671913" w:rsidRDefault="00671913">
      <w:pPr>
        <w:pStyle w:val="Paragrafoelenco"/>
        <w:numPr>
          <w:ilvl w:val="0"/>
          <w:numId w:val="41"/>
        </w:numPr>
      </w:pPr>
      <w:r>
        <w:t>3</w:t>
      </w:r>
      <w:r w:rsidR="003902F0">
        <w:t>-</w:t>
      </w:r>
      <w:r>
        <w:t>hour</w:t>
      </w:r>
      <w:r w:rsidR="003902F0">
        <w:t>ly</w:t>
      </w:r>
      <w:r>
        <w:t xml:space="preserve"> interval:</w:t>
      </w:r>
    </w:p>
    <w:p w14:paraId="50798D6E" w14:textId="706580A7" w:rsidR="00497854" w:rsidRDefault="00497854">
      <w:pPr>
        <w:pStyle w:val="Paragrafoelenco"/>
        <w:numPr>
          <w:ilvl w:val="1"/>
          <w:numId w:val="41"/>
        </w:numPr>
      </w:pPr>
      <w:r>
        <w:t xml:space="preserve">If for the specific time (09, 12, 15, 18, 21, 00 next day, 03 next day, 06 next day) all the observation from the previous 3 hours </w:t>
      </w:r>
      <w:r w:rsidR="003902F0">
        <w:t xml:space="preserve">are not available </w:t>
      </w:r>
      <w:r>
        <w:t>(specific time -2 hours)</w:t>
      </w:r>
      <w:r w:rsidR="003902F0">
        <w:t>,</w:t>
      </w:r>
      <w:r>
        <w:t xml:space="preserve"> the da</w:t>
      </w:r>
      <w:r w:rsidR="003902F0">
        <w:t>te is</w:t>
      </w:r>
      <w:r>
        <w:t xml:space="preserve"> ignored</w:t>
      </w:r>
    </w:p>
    <w:p w14:paraId="62338B47" w14:textId="58BA3F55" w:rsidR="00671913" w:rsidRDefault="00671913">
      <w:pPr>
        <w:pStyle w:val="Paragrafoelenco"/>
        <w:numPr>
          <w:ilvl w:val="1"/>
          <w:numId w:val="41"/>
        </w:numPr>
      </w:pPr>
      <w:r>
        <w:t xml:space="preserve">If  </w:t>
      </w:r>
      <w:r w:rsidR="003902F0">
        <w:t xml:space="preserve">both </w:t>
      </w:r>
      <w:r>
        <w:t xml:space="preserve">RR &amp; TR are correctly valued and RR = 3 then </w:t>
      </w:r>
      <w:r w:rsidR="003902F0">
        <w:t xml:space="preserve">its </w:t>
      </w:r>
      <w:r>
        <w:t xml:space="preserve">value </w:t>
      </w:r>
      <w:r w:rsidR="003902F0">
        <w:t>is used</w:t>
      </w:r>
      <w:r>
        <w:t xml:space="preserve">. </w:t>
      </w:r>
    </w:p>
    <w:p w14:paraId="6E730638" w14:textId="04AADA80" w:rsidR="00671913" w:rsidRDefault="003902F0">
      <w:pPr>
        <w:pStyle w:val="Paragrafoelenco"/>
        <w:numPr>
          <w:ilvl w:val="1"/>
          <w:numId w:val="41"/>
        </w:numPr>
      </w:pPr>
      <w:r>
        <w:t>I</w:t>
      </w:r>
      <w:r w:rsidR="00671913">
        <w:t xml:space="preserve">f all the 3 observations (starting for the time </w:t>
      </w:r>
      <w:r>
        <w:t xml:space="preserve">under </w:t>
      </w:r>
      <w:r w:rsidR="00671913">
        <w:t xml:space="preserve">elaboration) in the interval [elaboration time – 2 hours : elaboration time] are </w:t>
      </w:r>
      <w:r>
        <w:t xml:space="preserve">available with valid values, then </w:t>
      </w:r>
      <w:r w:rsidR="00497854">
        <w:t xml:space="preserve"> report the sum of these values. In case </w:t>
      </w:r>
      <w:r>
        <w:t xml:space="preserve">one value </w:t>
      </w:r>
      <w:r w:rsidR="00497854">
        <w:t xml:space="preserve">was interpolated, </w:t>
      </w:r>
      <w:r>
        <w:t xml:space="preserve">associate </w:t>
      </w:r>
      <w:r w:rsidR="00497854">
        <w:t xml:space="preserve">flag </w:t>
      </w:r>
      <w:r>
        <w:t xml:space="preserve">4 </w:t>
      </w:r>
      <w:r w:rsidR="00497854">
        <w:t>else 3.</w:t>
      </w:r>
    </w:p>
    <w:p w14:paraId="4DC293F8" w14:textId="040A2CD0" w:rsidR="00497854" w:rsidRDefault="00497854">
      <w:pPr>
        <w:pStyle w:val="Paragrafoelenco"/>
        <w:numPr>
          <w:ilvl w:val="1"/>
          <w:numId w:val="41"/>
        </w:numPr>
      </w:pPr>
      <w:r>
        <w:t xml:space="preserve">If </w:t>
      </w:r>
      <w:r w:rsidR="003902F0">
        <w:t xml:space="preserve">only one of </w:t>
      </w:r>
      <w:r>
        <w:t xml:space="preserve">the 3 observations </w:t>
      </w:r>
      <w:r w:rsidR="003902F0">
        <w:t xml:space="preserve">is not available (with the other 2 are with valid values), then </w:t>
      </w:r>
      <w:r>
        <w:t xml:space="preserve"> try to retrieve the missing value from MOS. If </w:t>
      </w:r>
      <w:r w:rsidR="003902F0">
        <w:t xml:space="preserve">available </w:t>
      </w:r>
      <w:r>
        <w:t>and valid th</w:t>
      </w:r>
      <w:r w:rsidR="003902F0">
        <w:t>e</w:t>
      </w:r>
      <w:r>
        <w:t xml:space="preserve">n report the sum of </w:t>
      </w:r>
      <w:r w:rsidR="003902F0">
        <w:t xml:space="preserve">the </w:t>
      </w:r>
      <w:r>
        <w:t>two valid observation</w:t>
      </w:r>
      <w:r w:rsidR="003902F0">
        <w:t>s</w:t>
      </w:r>
      <w:r>
        <w:t xml:space="preserve"> and </w:t>
      </w:r>
      <w:r w:rsidR="003902F0">
        <w:t xml:space="preserve">the </w:t>
      </w:r>
      <w:r>
        <w:t>MOS value. In t</w:t>
      </w:r>
      <w:r w:rsidR="003902F0">
        <w:t xml:space="preserve">his </w:t>
      </w:r>
      <w:r>
        <w:t xml:space="preserve">case the </w:t>
      </w:r>
      <w:r w:rsidR="003902F0">
        <w:t xml:space="preserve">associated </w:t>
      </w:r>
      <w:r>
        <w:t xml:space="preserve">flag </w:t>
      </w:r>
      <w:r w:rsidR="003902F0">
        <w:t>is</w:t>
      </w:r>
      <w:r>
        <w:t>5.</w:t>
      </w:r>
    </w:p>
    <w:p w14:paraId="3CB37439" w14:textId="7F548304" w:rsidR="00497854" w:rsidRDefault="00F95249">
      <w:pPr>
        <w:pStyle w:val="Paragrafoelenco"/>
        <w:numPr>
          <w:ilvl w:val="1"/>
          <w:numId w:val="41"/>
        </w:numPr>
      </w:pPr>
      <w:r>
        <w:lastRenderedPageBreak/>
        <w:t>Try to calculate 3H precipitation value i</w:t>
      </w:r>
      <w:r w:rsidR="0037414E">
        <w:t>f</w:t>
      </w:r>
      <w:r>
        <w:t xml:space="preserve"> the RR/TR are </w:t>
      </w:r>
      <w:r w:rsidR="0037414E">
        <w:t xml:space="preserve">both </w:t>
      </w:r>
      <w:r>
        <w:t xml:space="preserve">valid and TR is </w:t>
      </w:r>
      <w:r w:rsidR="0037414E">
        <w:t xml:space="preserve">equal either to </w:t>
      </w:r>
      <w:r>
        <w:t>6 or 12:</w:t>
      </w:r>
    </w:p>
    <w:p w14:paraId="4B7E9476" w14:textId="5EAB7D1D" w:rsidR="00F95249" w:rsidRDefault="00F95249">
      <w:pPr>
        <w:pStyle w:val="Paragrafoelenco"/>
        <w:numPr>
          <w:ilvl w:val="2"/>
          <w:numId w:val="41"/>
        </w:numPr>
      </w:pPr>
      <w:r>
        <w:t>I</w:t>
      </w:r>
      <w:r w:rsidR="0037414E">
        <w:t xml:space="preserve">f </w:t>
      </w:r>
      <w:r>
        <w:t>TR = 6</w:t>
      </w:r>
      <w:r w:rsidR="0037414E">
        <w:t>,</w:t>
      </w:r>
      <w:r>
        <w:t xml:space="preserve"> calculate the ratio of the precipitation using MOS 1H precipitation values </w:t>
      </w:r>
      <w:r w:rsidR="0037414E">
        <w:t>as</w:t>
      </w:r>
      <w:r>
        <w:t xml:space="preserve"> follow</w:t>
      </w:r>
      <w:r w:rsidR="0037414E">
        <w:t>s</w:t>
      </w:r>
      <w:r>
        <w:t>:</w:t>
      </w:r>
    </w:p>
    <w:p w14:paraId="52123FF8" w14:textId="303BC8FB" w:rsidR="00F95249" w:rsidRDefault="00F95249">
      <w:pPr>
        <w:pStyle w:val="Paragrafoelenco"/>
        <w:numPr>
          <w:ilvl w:val="3"/>
          <w:numId w:val="41"/>
        </w:numPr>
      </w:pPr>
      <w:r>
        <w:t xml:space="preserve">Ratio for </w:t>
      </w:r>
      <w:r w:rsidR="00CD74D0">
        <w:t xml:space="preserve">the </w:t>
      </w:r>
      <w:r>
        <w:t>first 3</w:t>
      </w:r>
      <w:r w:rsidR="00CD74D0">
        <w:t>-</w:t>
      </w:r>
      <w:r>
        <w:t>hour interval = (sum of 1H precipitation of the first 3 hours in the interval / sum of 1H precipitation of the 6 hours interval) * RR value</w:t>
      </w:r>
    </w:p>
    <w:p w14:paraId="212CE36A" w14:textId="30C51BF6" w:rsidR="00F95249" w:rsidRDefault="00F95249">
      <w:pPr>
        <w:pStyle w:val="Paragrafoelenco"/>
        <w:numPr>
          <w:ilvl w:val="3"/>
          <w:numId w:val="41"/>
        </w:numPr>
      </w:pPr>
      <w:r>
        <w:t xml:space="preserve">Ratio for </w:t>
      </w:r>
      <w:r w:rsidR="00CD74D0">
        <w:t xml:space="preserve">the </w:t>
      </w:r>
      <w:r>
        <w:t>second 3</w:t>
      </w:r>
      <w:r w:rsidR="00CD74D0">
        <w:t>-</w:t>
      </w:r>
      <w:r>
        <w:t>hour interval = (sum of 1H precipitation of the second 3 hours in the interval / sum of 1H precipitation of the 6 hours interval) * RR value</w:t>
      </w:r>
    </w:p>
    <w:p w14:paraId="521D1693" w14:textId="7FB64F59" w:rsidR="00671913" w:rsidRDefault="00F95249">
      <w:pPr>
        <w:pStyle w:val="Paragrafoelenco"/>
        <w:numPr>
          <w:ilvl w:val="2"/>
          <w:numId w:val="41"/>
        </w:numPr>
      </w:pPr>
      <w:r>
        <w:t xml:space="preserve">If TR = 12 apply the same logics of the previous point but the RR Value </w:t>
      </w:r>
      <w:r w:rsidR="00F02DBB">
        <w:t xml:space="preserve">is now </w:t>
      </w:r>
      <w:r>
        <w:t xml:space="preserve">the difference between </w:t>
      </w:r>
      <w:r w:rsidR="00F02DBB">
        <w:t xml:space="preserve">the </w:t>
      </w:r>
      <w:r>
        <w:t>current RR (</w:t>
      </w:r>
      <w:r w:rsidR="00F02DBB">
        <w:t>the one with</w:t>
      </w:r>
      <w:r>
        <w:t xml:space="preserve"> TR = 12) and the RR observation correspond</w:t>
      </w:r>
      <w:r w:rsidR="00F02DBB">
        <w:t>ing</w:t>
      </w:r>
      <w:r>
        <w:t xml:space="preserve"> to 6 hours before </w:t>
      </w:r>
      <w:r w:rsidR="00F02DBB">
        <w:t xml:space="preserve">the </w:t>
      </w:r>
      <w:r>
        <w:t xml:space="preserve">current time </w:t>
      </w:r>
      <w:r w:rsidR="00F02DBB">
        <w:t>(</w:t>
      </w:r>
      <w:r>
        <w:t>if that one has TR = 6</w:t>
      </w:r>
      <w:r w:rsidR="00F02DBB">
        <w:t>)</w:t>
      </w:r>
      <w:r>
        <w:t>.</w:t>
      </w:r>
    </w:p>
    <w:p w14:paraId="40F7E0AA" w14:textId="4E4B7E0E" w:rsidR="00F95249" w:rsidRDefault="00F02DBB">
      <w:pPr>
        <w:pStyle w:val="Paragrafoelenco"/>
        <w:numPr>
          <w:ilvl w:val="2"/>
          <w:numId w:val="41"/>
        </w:numPr>
      </w:pPr>
      <w:r>
        <w:t xml:space="preserve">In </w:t>
      </w:r>
      <w:r w:rsidR="00F95249">
        <w:t xml:space="preserve">both </w:t>
      </w:r>
      <w:r>
        <w:t xml:space="preserve">cases </w:t>
      </w:r>
      <w:r w:rsidR="00F95249">
        <w:t>the flag</w:t>
      </w:r>
      <w:r>
        <w:t xml:space="preserve"> is</w:t>
      </w:r>
      <w:r w:rsidR="00F95249">
        <w:t xml:space="preserve"> 5</w:t>
      </w:r>
    </w:p>
    <w:p w14:paraId="0072BCBE" w14:textId="77777777" w:rsidR="00671913" w:rsidRDefault="00671913" w:rsidP="00D14A5F">
      <w:pPr>
        <w:ind w:left="1440"/>
      </w:pPr>
    </w:p>
    <w:p w14:paraId="4CBF767A" w14:textId="5FE4619C" w:rsidR="00671913" w:rsidRDefault="00671913">
      <w:pPr>
        <w:pStyle w:val="Paragrafoelenco"/>
        <w:numPr>
          <w:ilvl w:val="0"/>
          <w:numId w:val="41"/>
        </w:numPr>
      </w:pPr>
      <w:r>
        <w:t>6</w:t>
      </w:r>
      <w:r w:rsidR="00F02DBB">
        <w:t>-</w:t>
      </w:r>
      <w:r>
        <w:t>hour interval:</w:t>
      </w:r>
    </w:p>
    <w:p w14:paraId="6830FBAA" w14:textId="6BE22CD3" w:rsidR="00671913" w:rsidRDefault="00671913">
      <w:pPr>
        <w:pStyle w:val="Paragrafoelenco"/>
        <w:numPr>
          <w:ilvl w:val="1"/>
          <w:numId w:val="41"/>
        </w:numPr>
      </w:pPr>
      <w:r>
        <w:t>If for the specific time</w:t>
      </w:r>
      <w:r w:rsidR="00F02DBB">
        <w:t xml:space="preserve">s </w:t>
      </w:r>
      <w:r>
        <w:t>(12, 18</w:t>
      </w:r>
      <w:r w:rsidR="00F95249">
        <w:t>, 00 next day 06 next day</w:t>
      </w:r>
      <w:r>
        <w:t>)</w:t>
      </w:r>
      <w:r w:rsidR="00F02DBB">
        <w:t xml:space="preserve"> observations</w:t>
      </w:r>
      <w:r>
        <w:t xml:space="preserve"> d</w:t>
      </w:r>
      <w:r w:rsidR="00F02DBB">
        <w:t xml:space="preserve">o </w:t>
      </w:r>
      <w:r>
        <w:t>n</w:t>
      </w:r>
      <w:r w:rsidR="00F02DBB">
        <w:t>o</w:t>
      </w:r>
      <w:r>
        <w:t>t exist, th</w:t>
      </w:r>
      <w:r w:rsidR="00F02DBB">
        <w:t>e</w:t>
      </w:r>
      <w:r>
        <w:t xml:space="preserve"> station is ignored and NA </w:t>
      </w:r>
      <w:r w:rsidR="00F02DBB">
        <w:t xml:space="preserve">is </w:t>
      </w:r>
      <w:r>
        <w:t>reported</w:t>
      </w:r>
    </w:p>
    <w:p w14:paraId="3A3389CA" w14:textId="5EDE9D67" w:rsidR="00671913" w:rsidRDefault="00671913">
      <w:pPr>
        <w:pStyle w:val="Paragrafoelenco"/>
        <w:numPr>
          <w:ilvl w:val="1"/>
          <w:numId w:val="41"/>
        </w:numPr>
      </w:pPr>
      <w:r>
        <w:t xml:space="preserve">For the observation row corresponding to </w:t>
      </w:r>
      <w:r w:rsidR="00F02DBB">
        <w:t xml:space="preserve">the </w:t>
      </w:r>
      <w:r>
        <w:t>time in elaboration</w:t>
      </w:r>
      <w:r w:rsidR="00AC2E37">
        <w:t xml:space="preserve">, </w:t>
      </w:r>
      <w:r>
        <w:t xml:space="preserve">check if the PR06 column contains a valid value and use it </w:t>
      </w:r>
    </w:p>
    <w:p w14:paraId="6639ECD6" w14:textId="20B1C1FA" w:rsidR="00671913" w:rsidRDefault="00970891">
      <w:pPr>
        <w:pStyle w:val="Paragrafoelenco"/>
        <w:numPr>
          <w:ilvl w:val="1"/>
          <w:numId w:val="41"/>
        </w:numPr>
      </w:pPr>
      <w:r>
        <w:t xml:space="preserve">Second option. </w:t>
      </w:r>
      <w:r w:rsidR="00671913">
        <w:t>If TR = 6, then use the value of RR if valid</w:t>
      </w:r>
    </w:p>
    <w:p w14:paraId="573FC181" w14:textId="47A62DE9" w:rsidR="00671913" w:rsidRDefault="00970891">
      <w:pPr>
        <w:pStyle w:val="Paragrafoelenco"/>
        <w:numPr>
          <w:ilvl w:val="1"/>
          <w:numId w:val="41"/>
        </w:numPr>
      </w:pPr>
      <w:r>
        <w:t>Third option.</w:t>
      </w:r>
      <w:r w:rsidR="00671913">
        <w:t xml:space="preserve"> </w:t>
      </w:r>
      <w:r>
        <w:t>C</w:t>
      </w:r>
      <w:r w:rsidR="00671913">
        <w:t>heck if all the 6 observations (starting f</w:t>
      </w:r>
      <w:r>
        <w:t>rom</w:t>
      </w:r>
      <w:r w:rsidR="00671913">
        <w:t xml:space="preserve"> the time </w:t>
      </w:r>
      <w:r>
        <w:t xml:space="preserve">in </w:t>
      </w:r>
      <w:r w:rsidR="00671913">
        <w:t>elaboration) in the interval [elaboration time – 5 hours : elaboration time] (</w:t>
      </w:r>
      <w:r>
        <w:t>e.g.</w:t>
      </w:r>
      <w:r w:rsidR="00671913">
        <w:t xml:space="preserve"> [19:00 previous day – 00:00 current day]</w:t>
      </w:r>
      <w:r>
        <w:t>)</w:t>
      </w:r>
      <w:r w:rsidR="00671913">
        <w:t xml:space="preserve"> are </w:t>
      </w:r>
      <w:r>
        <w:t>available</w:t>
      </w:r>
      <w:r w:rsidR="00671913">
        <w:t>:</w:t>
      </w:r>
    </w:p>
    <w:p w14:paraId="43EF640E" w14:textId="4FD36ABC" w:rsidR="00671913" w:rsidRDefault="00671913">
      <w:pPr>
        <w:pStyle w:val="Paragrafoelenco"/>
        <w:numPr>
          <w:ilvl w:val="2"/>
          <w:numId w:val="41"/>
        </w:numPr>
      </w:pPr>
      <w:r>
        <w:t xml:space="preserve">Verify if </w:t>
      </w:r>
      <w:r w:rsidR="00970891">
        <w:t>T</w:t>
      </w:r>
      <w:r>
        <w:t>R = 1</w:t>
      </w:r>
      <w:r w:rsidR="00970891">
        <w:t>.  I</w:t>
      </w:r>
      <w:r>
        <w:t xml:space="preserve">f the </w:t>
      </w:r>
      <w:r w:rsidR="00970891">
        <w:t>R</w:t>
      </w:r>
      <w:r>
        <w:t xml:space="preserve">R values are </w:t>
      </w:r>
      <w:r w:rsidR="00970891">
        <w:t xml:space="preserve">all </w:t>
      </w:r>
      <w:r>
        <w:t>valid , then the SUM(</w:t>
      </w:r>
      <w:r w:rsidR="00970891">
        <w:t>R</w:t>
      </w:r>
      <w:r>
        <w:t xml:space="preserve">R) </w:t>
      </w:r>
      <w:r w:rsidR="00970891">
        <w:t xml:space="preserve">is used. </w:t>
      </w:r>
    </w:p>
    <w:p w14:paraId="51DE4008" w14:textId="5895FEC7" w:rsidR="00D14A5F" w:rsidRDefault="00671913" w:rsidP="00D14A5F">
      <w:pPr>
        <w:ind w:left="2160"/>
      </w:pPr>
      <w:r w:rsidRPr="00671913">
        <w:t xml:space="preserve">Else, if the PREC column contains valid values for all </w:t>
      </w:r>
      <w:r w:rsidR="00016626">
        <w:t xml:space="preserve">the </w:t>
      </w:r>
      <w:r w:rsidRPr="00671913">
        <w:t xml:space="preserve">6 observations, then SUM(PREC) </w:t>
      </w:r>
      <w:r w:rsidR="00016626">
        <w:t xml:space="preserve">is </w:t>
      </w:r>
      <w:r w:rsidRPr="00671913">
        <w:t>used. If one of th</w:t>
      </w:r>
      <w:r w:rsidR="00016626">
        <w:t>e</w:t>
      </w:r>
      <w:r w:rsidRPr="00671913">
        <w:t>s</w:t>
      </w:r>
      <w:r w:rsidR="00016626">
        <w:t>e</w:t>
      </w:r>
      <w:r w:rsidRPr="00671913">
        <w:t xml:space="preserve"> value</w:t>
      </w:r>
      <w:r w:rsidR="00016626">
        <w:t>s</w:t>
      </w:r>
      <w:r w:rsidRPr="00671913">
        <w:t xml:space="preserve"> </w:t>
      </w:r>
      <w:r w:rsidR="00016626">
        <w:t>is</w:t>
      </w:r>
      <w:r w:rsidRPr="00671913">
        <w:t xml:space="preserve"> interpolated, then the flag </w:t>
      </w:r>
      <w:r w:rsidR="00016626">
        <w:t xml:space="preserve">is </w:t>
      </w:r>
      <w:r w:rsidRPr="00671913">
        <w:t xml:space="preserve">set to </w:t>
      </w:r>
      <w:r w:rsidRPr="00D14A5F">
        <w:rPr>
          <w:b/>
        </w:rPr>
        <w:t>4</w:t>
      </w:r>
      <w:r w:rsidRPr="00671913">
        <w:t>.</w:t>
      </w:r>
    </w:p>
    <w:p w14:paraId="564B4FAB" w14:textId="60999ED1" w:rsidR="00D14A5F" w:rsidRDefault="00016626">
      <w:pPr>
        <w:pStyle w:val="Paragrafoelenco"/>
      </w:pPr>
      <w:r>
        <w:t>L</w:t>
      </w:r>
      <w:r w:rsidR="00D14A5F">
        <w:t>ast step</w:t>
      </w:r>
      <w:r w:rsidR="00C16443">
        <w:t>.</w:t>
      </w:r>
      <w:r w:rsidR="00D14A5F">
        <w:t xml:space="preserve"> </w:t>
      </w:r>
      <w:r w:rsidR="00C16443">
        <w:t>I</w:t>
      </w:r>
      <w:r w:rsidR="00D14A5F">
        <w:t xml:space="preserve">n case the previous </w:t>
      </w:r>
      <w:r w:rsidR="00C16443">
        <w:t xml:space="preserve">one </w:t>
      </w:r>
      <w:r w:rsidR="00D14A5F">
        <w:t xml:space="preserve"> </w:t>
      </w:r>
      <w:r w:rsidR="00C16443">
        <w:t>does not</w:t>
      </w:r>
      <w:r w:rsidR="00D14A5F">
        <w:t xml:space="preserve"> produce a valid value, check </w:t>
      </w:r>
      <w:r w:rsidR="00C16443">
        <w:t xml:space="preserve">the possibility of </w:t>
      </w:r>
      <w:r w:rsidR="00D14A5F">
        <w:t xml:space="preserve"> 12-hour precipitation split. </w:t>
      </w:r>
      <w:r w:rsidR="00C16443">
        <w:t>T</w:t>
      </w:r>
      <w:r w:rsidR="00D14A5F">
        <w:t xml:space="preserve">wo </w:t>
      </w:r>
      <w:r w:rsidR="00C16443">
        <w:t>cases are possible</w:t>
      </w:r>
      <w:r w:rsidR="00D14A5F">
        <w:t>:</w:t>
      </w:r>
    </w:p>
    <w:p w14:paraId="223C2804" w14:textId="723E0F08" w:rsidR="00D14A5F" w:rsidRDefault="00127C25">
      <w:pPr>
        <w:pStyle w:val="Paragrafoelenco"/>
      </w:pPr>
      <w:r>
        <w:t xml:space="preserve">When </w:t>
      </w:r>
      <w:r w:rsidR="00D14A5F">
        <w:t xml:space="preserve">TR = 12 </w:t>
      </w:r>
      <w:r>
        <w:t xml:space="preserve">at </w:t>
      </w:r>
      <w:r w:rsidR="00D14A5F">
        <w:t>the current elaboration time</w:t>
      </w:r>
      <w:r>
        <w:t xml:space="preserve">, </w:t>
      </w:r>
      <w:r w:rsidR="00D14A5F">
        <w:t xml:space="preserve"> </w:t>
      </w:r>
      <w:r>
        <w:t xml:space="preserve">we </w:t>
      </w:r>
      <w:r w:rsidR="00D14A5F">
        <w:t xml:space="preserve">consider the MOS ratio of precipitation using MOS values (RR) </w:t>
      </w:r>
      <w:r>
        <w:t xml:space="preserve">at the </w:t>
      </w:r>
      <w:r w:rsidR="00D14A5F">
        <w:t>current elaboration time and</w:t>
      </w:r>
      <w:r>
        <w:t xml:space="preserve"> at the</w:t>
      </w:r>
      <w:r w:rsidR="00D14A5F">
        <w:t xml:space="preserve"> current elaboration time - 6 hour</w:t>
      </w:r>
      <w:r>
        <w:t>s</w:t>
      </w:r>
      <w:r w:rsidR="00D14A5F">
        <w:t xml:space="preserve">. The reported value </w:t>
      </w:r>
      <w:r>
        <w:t xml:space="preserve">is </w:t>
      </w:r>
      <w:r w:rsidR="00D14A5F">
        <w:t xml:space="preserve">calculated </w:t>
      </w:r>
      <w:r>
        <w:t>as</w:t>
      </w:r>
      <w:r w:rsidR="00D14A5F">
        <w:t xml:space="preserve"> follow</w:t>
      </w:r>
      <w:r>
        <w:t>s</w:t>
      </w:r>
      <w:r w:rsidR="00D14A5F">
        <w:t xml:space="preserve">: </w:t>
      </w:r>
    </w:p>
    <w:p w14:paraId="78D7F392" w14:textId="20C81C11" w:rsidR="00D14A5F" w:rsidRDefault="00D14A5F">
      <w:pPr>
        <w:pStyle w:val="Paragrafoelenco"/>
      </w:pPr>
      <w:r>
        <w:t xml:space="preserve">The MOS ratio = RR MOS value </w:t>
      </w:r>
      <w:r w:rsidR="00127C25">
        <w:t>at the</w:t>
      </w:r>
      <w:r>
        <w:t xml:space="preserve"> same time of </w:t>
      </w:r>
      <w:r w:rsidR="00127C25">
        <w:t xml:space="preserve">the </w:t>
      </w:r>
      <w:r>
        <w:t xml:space="preserve">observed data in elaboration / (sum of RR MOS values found </w:t>
      </w:r>
      <w:r w:rsidR="00127C25">
        <w:t>at the</w:t>
      </w:r>
      <w:r>
        <w:t xml:space="preserve"> current elaboration time and current elaboration time – 6 hour</w:t>
      </w:r>
      <w:r w:rsidR="00127C25">
        <w:t>s</w:t>
      </w:r>
      <w:r>
        <w:t>).</w:t>
      </w:r>
    </w:p>
    <w:p w14:paraId="0FA82B3E" w14:textId="77777777" w:rsidR="00D14A5F" w:rsidRDefault="00D14A5F">
      <w:pPr>
        <w:pStyle w:val="Paragrafoelenco"/>
      </w:pPr>
      <w:r>
        <w:t>The reported value = RR of observed data * MOS ratio</w:t>
      </w:r>
    </w:p>
    <w:p w14:paraId="418F9F19" w14:textId="4BF663F3" w:rsidR="00D14A5F" w:rsidRDefault="00127C25">
      <w:pPr>
        <w:pStyle w:val="Paragrafoelenco"/>
      </w:pPr>
      <w:r>
        <w:t>If</w:t>
      </w:r>
      <w:r w:rsidR="00D14A5F">
        <w:t xml:space="preserve"> TR = NA </w:t>
      </w:r>
      <w:r>
        <w:t xml:space="preserve">at </w:t>
      </w:r>
      <w:r w:rsidR="00D14A5F">
        <w:t>the current elaboration time</w:t>
      </w:r>
      <w:r>
        <w:t xml:space="preserve">, </w:t>
      </w:r>
      <w:r w:rsidR="00E832EB">
        <w:t>we use</w:t>
      </w:r>
      <w:r w:rsidR="00D14A5F">
        <w:t xml:space="preserve"> the MOS ratio of precipitation using MOS values (RR) </w:t>
      </w:r>
      <w:r>
        <w:t xml:space="preserve">at the </w:t>
      </w:r>
      <w:r w:rsidR="00D14A5F">
        <w:t xml:space="preserve"> current elaboration time and </w:t>
      </w:r>
      <w:r>
        <w:t xml:space="preserve">at the </w:t>
      </w:r>
      <w:r w:rsidR="00D14A5F">
        <w:t>current elaboration time + 6 hour</w:t>
      </w:r>
      <w:r>
        <w:t>s</w:t>
      </w:r>
      <w:r w:rsidR="00E832EB">
        <w:t>, only if the observation corresponding to +6 hour</w:t>
      </w:r>
      <w:r>
        <w:t xml:space="preserve">s has </w:t>
      </w:r>
      <w:r w:rsidR="00E832EB">
        <w:t>TR = 12 and a valid RR.</w:t>
      </w:r>
      <w:r w:rsidR="00D14A5F">
        <w:t xml:space="preserve"> The reported value </w:t>
      </w:r>
      <w:r>
        <w:t xml:space="preserve">is </w:t>
      </w:r>
      <w:r w:rsidR="00D14A5F">
        <w:t xml:space="preserve">calculated </w:t>
      </w:r>
      <w:r>
        <w:t>as</w:t>
      </w:r>
      <w:r w:rsidR="00D14A5F">
        <w:t xml:space="preserve"> follow</w:t>
      </w:r>
      <w:r>
        <w:t>s</w:t>
      </w:r>
      <w:r w:rsidR="00D14A5F">
        <w:t xml:space="preserve">: </w:t>
      </w:r>
    </w:p>
    <w:p w14:paraId="3DD7570D" w14:textId="34A25F2F" w:rsidR="00D14A5F" w:rsidRDefault="00D14A5F">
      <w:pPr>
        <w:pStyle w:val="Paragrafoelenco"/>
      </w:pPr>
      <w:r>
        <w:t xml:space="preserve">The MOS ratio = the RR MOS value </w:t>
      </w:r>
      <w:r w:rsidR="00127C25">
        <w:t>at</w:t>
      </w:r>
      <w:r>
        <w:t xml:space="preserve"> the same time of </w:t>
      </w:r>
      <w:r w:rsidR="00127C25">
        <w:t xml:space="preserve">the </w:t>
      </w:r>
      <w:r>
        <w:t xml:space="preserve">observed data in elaboration / (sum of RR MOS values </w:t>
      </w:r>
      <w:r w:rsidR="00127C25">
        <w:t xml:space="preserve">at the </w:t>
      </w:r>
      <w:r>
        <w:t xml:space="preserve">r current elaboration time and </w:t>
      </w:r>
      <w:r w:rsidR="00127C25">
        <w:t xml:space="preserve">at </w:t>
      </w:r>
      <w:r>
        <w:t>current elaboration time + 6 hour</w:t>
      </w:r>
      <w:r w:rsidR="00127C25">
        <w:t>s</w:t>
      </w:r>
      <w:r>
        <w:t>).</w:t>
      </w:r>
    </w:p>
    <w:p w14:paraId="093366D1" w14:textId="77777777" w:rsidR="00D14A5F" w:rsidRDefault="00D14A5F">
      <w:pPr>
        <w:pStyle w:val="Paragrafoelenco"/>
      </w:pPr>
      <w:r>
        <w:t>The reported value = RR of observed data * MOS ratio</w:t>
      </w:r>
    </w:p>
    <w:p w14:paraId="13FC1248" w14:textId="77F5C3CB" w:rsidR="00AC2E37" w:rsidRDefault="00AC2E37">
      <w:pPr>
        <w:pStyle w:val="Paragrafoelenco"/>
      </w:pPr>
      <w:r>
        <w:t>When the MOS data are</w:t>
      </w:r>
      <w:r w:rsidR="00127C25">
        <w:t xml:space="preserve"> used</w:t>
      </w:r>
      <w:r w:rsidR="00C07864">
        <w:t>,</w:t>
      </w:r>
      <w:r>
        <w:t xml:space="preserve"> the reported flag is 5.</w:t>
      </w:r>
    </w:p>
    <w:p w14:paraId="48560A08" w14:textId="77777777" w:rsidR="00D14A5F" w:rsidRPr="00671913" w:rsidRDefault="00D14A5F" w:rsidP="00D14A5F">
      <w:pPr>
        <w:ind w:left="2160"/>
      </w:pPr>
    </w:p>
    <w:p w14:paraId="27CB9F63" w14:textId="2A652A4C" w:rsidR="00671913" w:rsidRDefault="000D3090" w:rsidP="000D3090">
      <w:pPr>
        <w:ind w:left="720" w:hanging="360"/>
        <w:rPr>
          <w:szCs w:val="20"/>
        </w:rPr>
      </w:pPr>
      <w:r>
        <w:rPr>
          <w:szCs w:val="20"/>
        </w:rPr>
        <w:t>The name</w:t>
      </w:r>
      <w:r w:rsidR="00127C25">
        <w:rPr>
          <w:szCs w:val="20"/>
        </w:rPr>
        <w:t>s</w:t>
      </w:r>
      <w:r>
        <w:rPr>
          <w:szCs w:val="20"/>
        </w:rPr>
        <w:t xml:space="preserve"> of the output files </w:t>
      </w:r>
      <w:r w:rsidR="00127C25">
        <w:rPr>
          <w:szCs w:val="20"/>
        </w:rPr>
        <w:t>adhere the</w:t>
      </w:r>
      <w:r>
        <w:rPr>
          <w:szCs w:val="20"/>
        </w:rPr>
        <w:t xml:space="preserve"> following naming convention:</w:t>
      </w:r>
    </w:p>
    <w:p w14:paraId="49AE6192" w14:textId="77777777" w:rsidR="000D3090" w:rsidRDefault="000D3090" w:rsidP="000D3090">
      <w:pPr>
        <w:ind w:left="720" w:hanging="360"/>
        <w:rPr>
          <w:szCs w:val="20"/>
        </w:rPr>
      </w:pPr>
      <w:r>
        <w:rPr>
          <w:szCs w:val="20"/>
        </w:rPr>
        <w:lastRenderedPageBreak/>
        <w:t xml:space="preserve">         rrr_&lt;yyyyMMddHH&gt;.txt</w:t>
      </w:r>
      <w:r w:rsidR="00AC2E37">
        <w:rPr>
          <w:szCs w:val="20"/>
        </w:rPr>
        <w:t xml:space="preserve"> – for 6H precipitation</w:t>
      </w:r>
      <w:r>
        <w:rPr>
          <w:szCs w:val="20"/>
        </w:rPr>
        <w:t>,</w:t>
      </w:r>
    </w:p>
    <w:p w14:paraId="41E1F841" w14:textId="77777777" w:rsidR="00AC2E37" w:rsidRDefault="00AC2E37" w:rsidP="00AC2E37">
      <w:pPr>
        <w:ind w:left="720" w:hanging="360"/>
        <w:rPr>
          <w:szCs w:val="20"/>
        </w:rPr>
      </w:pPr>
      <w:r>
        <w:rPr>
          <w:szCs w:val="20"/>
        </w:rPr>
        <w:t xml:space="preserve">         rrr3h_&lt;yyyyMMddHH&gt;.txt – for £H precipitation,</w:t>
      </w:r>
    </w:p>
    <w:p w14:paraId="14FDA3C4" w14:textId="77777777" w:rsidR="000D3090" w:rsidRDefault="000D3090" w:rsidP="000D3090">
      <w:pPr>
        <w:ind w:left="720" w:hanging="360"/>
        <w:rPr>
          <w:szCs w:val="20"/>
        </w:rPr>
      </w:pPr>
      <w:r>
        <w:rPr>
          <w:szCs w:val="20"/>
        </w:rPr>
        <w:t>, where:</w:t>
      </w:r>
    </w:p>
    <w:p w14:paraId="61805AFC" w14:textId="77777777" w:rsidR="000D3090" w:rsidRPr="000D3090" w:rsidRDefault="000D3090">
      <w:pPr>
        <w:pStyle w:val="Paragrafoelenco"/>
        <w:numPr>
          <w:ilvl w:val="0"/>
          <w:numId w:val="42"/>
        </w:numPr>
      </w:pPr>
      <w:r w:rsidRPr="000D3090">
        <w:t>yyyy = the year of reference date (4 digits)</w:t>
      </w:r>
    </w:p>
    <w:p w14:paraId="142F6C03" w14:textId="77777777" w:rsidR="000D3090" w:rsidRPr="000D3090" w:rsidRDefault="000D3090">
      <w:pPr>
        <w:pStyle w:val="Paragrafoelenco"/>
        <w:numPr>
          <w:ilvl w:val="0"/>
          <w:numId w:val="42"/>
        </w:numPr>
      </w:pPr>
      <w:r w:rsidRPr="000D3090">
        <w:t>MM = the month of reference date (2 digits)</w:t>
      </w:r>
    </w:p>
    <w:p w14:paraId="7A4F693B" w14:textId="77777777" w:rsidR="000D3090" w:rsidRPr="000D3090" w:rsidRDefault="000D3090">
      <w:pPr>
        <w:pStyle w:val="Paragrafoelenco"/>
        <w:numPr>
          <w:ilvl w:val="0"/>
          <w:numId w:val="42"/>
        </w:numPr>
      </w:pPr>
      <w:r w:rsidRPr="000D3090">
        <w:t>dd = the da</w:t>
      </w:r>
      <w:r>
        <w:t>y</w:t>
      </w:r>
      <w:r w:rsidRPr="000D3090">
        <w:t xml:space="preserve"> of reference date (2 digits)</w:t>
      </w:r>
    </w:p>
    <w:p w14:paraId="5384FAD6" w14:textId="77777777" w:rsidR="000D3090" w:rsidRPr="000D3090" w:rsidRDefault="000D3090">
      <w:pPr>
        <w:pStyle w:val="Paragrafoelenco"/>
        <w:numPr>
          <w:ilvl w:val="0"/>
          <w:numId w:val="42"/>
        </w:numPr>
      </w:pPr>
      <w:r w:rsidRPr="000D3090">
        <w:t>HH</w:t>
      </w:r>
      <w:r>
        <w:t xml:space="preserve"> = the time</w:t>
      </w:r>
    </w:p>
    <w:p w14:paraId="2F97CE11" w14:textId="77777777" w:rsidR="00671913" w:rsidRPr="000D3090" w:rsidRDefault="007B28EE" w:rsidP="000D3090">
      <w:pPr>
        <w:ind w:left="720" w:hanging="360"/>
        <w:rPr>
          <w:szCs w:val="20"/>
        </w:rPr>
      </w:pPr>
      <w:r>
        <w:rPr>
          <w:szCs w:val="20"/>
        </w:rPr>
        <w:t>These files</w:t>
      </w:r>
      <w:r w:rsidR="000D3090" w:rsidRPr="000D3090">
        <w:rPr>
          <w:szCs w:val="20"/>
        </w:rPr>
        <w:t xml:space="preserve"> are created on the OUTPUT path specified in the command line.</w:t>
      </w:r>
    </w:p>
    <w:p w14:paraId="6DC93259" w14:textId="77777777" w:rsidR="000D3090" w:rsidRDefault="000D3090">
      <w:pPr>
        <w:rPr>
          <w:rFonts w:ascii="Arial" w:hAnsi="Arial" w:cs="Arial"/>
          <w:sz w:val="24"/>
          <w:szCs w:val="24"/>
        </w:rPr>
      </w:pPr>
      <w:r>
        <w:rPr>
          <w:rFonts w:ascii="Arial" w:hAnsi="Arial" w:cs="Arial"/>
          <w:sz w:val="24"/>
          <w:szCs w:val="24"/>
        </w:rPr>
        <w:br w:type="page"/>
      </w:r>
    </w:p>
    <w:p w14:paraId="5A9D67CF" w14:textId="77777777" w:rsidR="000D3090" w:rsidRPr="00326D58" w:rsidRDefault="000D3090" w:rsidP="00F918BD">
      <w:pPr>
        <w:rPr>
          <w:rFonts w:ascii="Arial" w:hAnsi="Arial" w:cs="Arial"/>
          <w:sz w:val="24"/>
          <w:szCs w:val="24"/>
        </w:rPr>
      </w:pPr>
    </w:p>
    <w:p w14:paraId="63A44431" w14:textId="1FDA3D46" w:rsidR="00756968" w:rsidRPr="0042297D" w:rsidRDefault="00756968" w:rsidP="00590FCF">
      <w:pPr>
        <w:pStyle w:val="JRCLevel-2title"/>
        <w:numPr>
          <w:ilvl w:val="0"/>
          <w:numId w:val="0"/>
        </w:numPr>
        <w:ind w:left="576"/>
      </w:pPr>
      <w:bookmarkStart w:id="801" w:name="_Toc68684807"/>
      <w:r w:rsidRPr="0042297D">
        <w:t>3.</w:t>
      </w:r>
      <w:del w:id="802" w:author="Account Microsoft" w:date="2021-04-07T10:30:00Z">
        <w:r w:rsidR="00671913" w:rsidDel="004B66A6">
          <w:delText>8</w:delText>
        </w:r>
      </w:del>
      <w:ins w:id="803" w:author="Account Microsoft" w:date="2021-04-07T10:30:00Z">
        <w:r w:rsidR="004B66A6">
          <w:t>9</w:t>
        </w:r>
      </w:ins>
      <w:r w:rsidRPr="0042297D">
        <w:t xml:space="preserve"> SG GUI</w:t>
      </w:r>
      <w:bookmarkEnd w:id="801"/>
    </w:p>
    <w:p w14:paraId="2FD8FD65" w14:textId="026DED9D" w:rsidR="00756968" w:rsidRPr="00F63B3F" w:rsidRDefault="00127C25" w:rsidP="00756968">
      <w:pPr>
        <w:rPr>
          <w:rFonts w:cs="Arial"/>
          <w:szCs w:val="20"/>
        </w:rPr>
      </w:pPr>
      <w:r>
        <w:rPr>
          <w:rFonts w:cs="Arial"/>
          <w:szCs w:val="20"/>
        </w:rPr>
        <w:t>The GUI has been designed to enable meteorologists</w:t>
      </w:r>
      <w:r w:rsidR="00756968" w:rsidRPr="00F63B3F">
        <w:rPr>
          <w:rFonts w:cs="Arial"/>
          <w:szCs w:val="20"/>
        </w:rPr>
        <w:t xml:space="preserve"> to correct the </w:t>
      </w:r>
      <w:r>
        <w:rPr>
          <w:rFonts w:cs="Arial"/>
          <w:szCs w:val="20"/>
        </w:rPr>
        <w:t xml:space="preserve">identified </w:t>
      </w:r>
      <w:r w:rsidR="00756968" w:rsidRPr="00F63B3F">
        <w:rPr>
          <w:rFonts w:cs="Arial"/>
          <w:szCs w:val="20"/>
        </w:rPr>
        <w:t>errors events</w:t>
      </w:r>
      <w:r>
        <w:rPr>
          <w:rFonts w:cs="Arial"/>
          <w:szCs w:val="20"/>
        </w:rPr>
        <w:t>, validate the flags and in case remove values</w:t>
      </w:r>
      <w:r w:rsidR="00756968" w:rsidRPr="00F63B3F">
        <w:rPr>
          <w:rFonts w:cs="Arial"/>
          <w:szCs w:val="20"/>
        </w:rPr>
        <w:t>.</w:t>
      </w:r>
    </w:p>
    <w:p w14:paraId="327DCD41" w14:textId="2483611C" w:rsidR="00896C28" w:rsidRPr="00F63B3F" w:rsidRDefault="00896C28" w:rsidP="00756968">
      <w:pPr>
        <w:rPr>
          <w:rFonts w:cs="Arial"/>
          <w:szCs w:val="20"/>
        </w:rPr>
      </w:pPr>
      <w:r w:rsidRPr="00F63B3F">
        <w:rPr>
          <w:rFonts w:cs="Arial"/>
          <w:szCs w:val="20"/>
        </w:rPr>
        <w:t>Both input and output</w:t>
      </w:r>
      <w:r w:rsidR="00127C25">
        <w:rPr>
          <w:rFonts w:cs="Arial"/>
          <w:szCs w:val="20"/>
        </w:rPr>
        <w:t xml:space="preserve"> use the </w:t>
      </w:r>
      <w:r w:rsidRPr="00F63B3F">
        <w:rPr>
          <w:rFonts w:cs="Arial"/>
          <w:szCs w:val="20"/>
        </w:rPr>
        <w:t>XML format.</w:t>
      </w:r>
    </w:p>
    <w:p w14:paraId="1F380DFB" w14:textId="5F312558" w:rsidR="00F918BD" w:rsidRPr="00F63B3F" w:rsidRDefault="00482426" w:rsidP="00F918BD">
      <w:pPr>
        <w:rPr>
          <w:rFonts w:cs="Arial"/>
          <w:szCs w:val="20"/>
        </w:rPr>
      </w:pPr>
      <w:r w:rsidRPr="00F63B3F">
        <w:rPr>
          <w:rFonts w:cs="Arial"/>
          <w:szCs w:val="20"/>
        </w:rPr>
        <w:t xml:space="preserve">The XML file </w:t>
      </w:r>
      <w:r w:rsidR="00127C25">
        <w:rPr>
          <w:rFonts w:cs="Arial"/>
          <w:szCs w:val="20"/>
        </w:rPr>
        <w:t>has</w:t>
      </w:r>
      <w:r w:rsidRPr="00F63B3F">
        <w:rPr>
          <w:rFonts w:cs="Arial"/>
          <w:szCs w:val="20"/>
        </w:rPr>
        <w:t xml:space="preserve"> the following structure:</w:t>
      </w:r>
    </w:p>
    <w:p w14:paraId="447D2815" w14:textId="77777777" w:rsidR="00482426" w:rsidRPr="00482426" w:rsidRDefault="00482426" w:rsidP="00482426">
      <w:pPr>
        <w:spacing w:after="0"/>
        <w:rPr>
          <w:rFonts w:cs="Arial"/>
          <w:szCs w:val="20"/>
        </w:rPr>
      </w:pPr>
      <w:r w:rsidRPr="00482426">
        <w:rPr>
          <w:rFonts w:cs="Arial"/>
          <w:szCs w:val="20"/>
        </w:rPr>
        <w:t>&lt;</w:t>
      </w:r>
      <w:r w:rsidRPr="007F4611">
        <w:rPr>
          <w:rFonts w:cs="Arial"/>
          <w:b/>
          <w:szCs w:val="20"/>
        </w:rPr>
        <w:t>Observations</w:t>
      </w:r>
      <w:r w:rsidRPr="00482426">
        <w:rPr>
          <w:rFonts w:cs="Arial"/>
          <w:szCs w:val="20"/>
        </w:rPr>
        <w:t>&gt;</w:t>
      </w:r>
    </w:p>
    <w:p w14:paraId="10777590" w14:textId="77777777" w:rsidR="00482426" w:rsidRDefault="00482426" w:rsidP="00482426">
      <w:pPr>
        <w:spacing w:after="0"/>
        <w:rPr>
          <w:rFonts w:cs="Arial"/>
          <w:szCs w:val="20"/>
        </w:rPr>
      </w:pPr>
      <w:r w:rsidRPr="00482426">
        <w:rPr>
          <w:rFonts w:cs="Arial"/>
          <w:szCs w:val="20"/>
        </w:rPr>
        <w:tab/>
        <w:t>&lt;</w:t>
      </w:r>
      <w:r w:rsidRPr="007F4611">
        <w:rPr>
          <w:rFonts w:cs="Arial"/>
          <w:b/>
          <w:szCs w:val="20"/>
        </w:rPr>
        <w:t>Observation</w:t>
      </w:r>
      <w:r w:rsidRPr="00482426">
        <w:rPr>
          <w:rFonts w:cs="Arial"/>
          <w:szCs w:val="20"/>
        </w:rPr>
        <w:t>&gt;</w:t>
      </w:r>
    </w:p>
    <w:p w14:paraId="51E5D72C" w14:textId="77777777" w:rsidR="007F4611" w:rsidRDefault="007F4611" w:rsidP="00482426">
      <w:pPr>
        <w:spacing w:after="0"/>
        <w:rPr>
          <w:rFonts w:cs="Arial"/>
          <w:szCs w:val="20"/>
        </w:rPr>
      </w:pPr>
      <w:r>
        <w:rPr>
          <w:rFonts w:cs="Arial"/>
          <w:szCs w:val="20"/>
        </w:rPr>
        <w:tab/>
      </w:r>
      <w:r>
        <w:rPr>
          <w:rFonts w:cs="Arial"/>
          <w:szCs w:val="20"/>
        </w:rPr>
        <w:tab/>
        <w:t>&lt;</w:t>
      </w:r>
      <w:r w:rsidRPr="007F4611">
        <w:rPr>
          <w:rFonts w:cs="Arial"/>
          <w:b/>
          <w:szCs w:val="20"/>
        </w:rPr>
        <w:t>Station</w:t>
      </w:r>
      <w:r>
        <w:rPr>
          <w:rFonts w:cs="Arial"/>
          <w:szCs w:val="20"/>
        </w:rPr>
        <w:t>&gt; station code &lt;/Station&gt;</w:t>
      </w:r>
    </w:p>
    <w:p w14:paraId="797CA639" w14:textId="77777777" w:rsidR="007F4611" w:rsidRPr="00482426" w:rsidRDefault="007F4611" w:rsidP="00482426">
      <w:pPr>
        <w:spacing w:after="0"/>
        <w:rPr>
          <w:rFonts w:cs="Arial"/>
          <w:szCs w:val="20"/>
        </w:rPr>
      </w:pPr>
      <w:r>
        <w:rPr>
          <w:rFonts w:cs="Arial"/>
          <w:szCs w:val="20"/>
        </w:rPr>
        <w:tab/>
      </w:r>
      <w:r>
        <w:rPr>
          <w:rFonts w:cs="Arial"/>
          <w:szCs w:val="20"/>
        </w:rPr>
        <w:tab/>
        <w:t>&lt;</w:t>
      </w:r>
      <w:r w:rsidRPr="007F4611">
        <w:rPr>
          <w:rFonts w:cs="Arial"/>
          <w:b/>
          <w:szCs w:val="20"/>
        </w:rPr>
        <w:t>DayTime</w:t>
      </w:r>
      <w:r>
        <w:rPr>
          <w:rFonts w:cs="Arial"/>
          <w:szCs w:val="20"/>
        </w:rPr>
        <w:t>&gt;day time with the format YYYYMMDDHH &lt;/DayTime&gt;</w:t>
      </w:r>
    </w:p>
    <w:p w14:paraId="3E01C07C"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TAG</w:t>
      </w:r>
      <w:r w:rsidRPr="00482426">
        <w:rPr>
          <w:rFonts w:cs="Arial"/>
          <w:szCs w:val="20"/>
        </w:rPr>
        <w:t xml:space="preserve"> </w:t>
      </w:r>
      <w:r w:rsidRPr="007F4611">
        <w:rPr>
          <w:rFonts w:cs="Arial"/>
          <w:i/>
          <w:szCs w:val="20"/>
        </w:rPr>
        <w:t>Status</w:t>
      </w:r>
      <w:r w:rsidRPr="00482426">
        <w:rPr>
          <w:rFonts w:cs="Arial"/>
          <w:szCs w:val="20"/>
        </w:rPr>
        <w:t>=”status of the value for current property”&gt; value &lt;/TAG&gt;</w:t>
      </w:r>
    </w:p>
    <w:p w14:paraId="64421E8D"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w:t>
      </w:r>
    </w:p>
    <w:p w14:paraId="579AE854"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TAG</w:t>
      </w:r>
      <w:r w:rsidRPr="00482426">
        <w:rPr>
          <w:rFonts w:cs="Arial"/>
          <w:szCs w:val="20"/>
        </w:rPr>
        <w:t xml:space="preserve"> </w:t>
      </w:r>
      <w:r w:rsidRPr="007F4611">
        <w:rPr>
          <w:rFonts w:cs="Arial"/>
          <w:i/>
          <w:szCs w:val="20"/>
        </w:rPr>
        <w:t>Status</w:t>
      </w:r>
      <w:r w:rsidRPr="00482426">
        <w:rPr>
          <w:rFonts w:cs="Arial"/>
          <w:szCs w:val="20"/>
        </w:rPr>
        <w:t>=”status of the value for current property”&gt; value &lt;/TAG&gt;</w:t>
      </w:r>
    </w:p>
    <w:p w14:paraId="6CCFC7F0"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ALERT</w:t>
      </w:r>
      <w:r w:rsidRPr="00482426">
        <w:rPr>
          <w:rFonts w:cs="Arial"/>
          <w:szCs w:val="20"/>
        </w:rPr>
        <w:t xml:space="preserve"> </w:t>
      </w:r>
      <w:r w:rsidRPr="007F4611">
        <w:rPr>
          <w:rFonts w:cs="Arial"/>
          <w:i/>
          <w:szCs w:val="20"/>
        </w:rPr>
        <w:t>Message</w:t>
      </w:r>
      <w:r w:rsidRPr="00482426">
        <w:rPr>
          <w:rFonts w:cs="Arial"/>
          <w:szCs w:val="20"/>
        </w:rPr>
        <w:t xml:space="preserve">=”alert message” </w:t>
      </w:r>
    </w:p>
    <w:p w14:paraId="7A3631D4"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r>
      <w:r w:rsidRPr="00482426">
        <w:rPr>
          <w:rFonts w:cs="Arial"/>
          <w:szCs w:val="20"/>
        </w:rPr>
        <w:tab/>
        <w:t xml:space="preserve">  </w:t>
      </w:r>
      <w:r>
        <w:rPr>
          <w:rFonts w:cs="Arial"/>
          <w:szCs w:val="20"/>
        </w:rPr>
        <w:t xml:space="preserve"> </w:t>
      </w:r>
      <w:r w:rsidRPr="007F4611">
        <w:rPr>
          <w:rFonts w:cs="Arial"/>
          <w:i/>
          <w:szCs w:val="20"/>
        </w:rPr>
        <w:t>Type</w:t>
      </w:r>
      <w:r w:rsidRPr="00482426">
        <w:rPr>
          <w:rFonts w:cs="Arial"/>
          <w:szCs w:val="20"/>
        </w:rPr>
        <w:t>=”type of the alert”</w:t>
      </w:r>
    </w:p>
    <w:p w14:paraId="0C2284BC"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 xml:space="preserve">              </w:t>
      </w:r>
      <w:r w:rsidRPr="007F4611">
        <w:rPr>
          <w:rFonts w:cs="Arial"/>
          <w:i/>
          <w:szCs w:val="20"/>
        </w:rPr>
        <w:t>Property</w:t>
      </w:r>
      <w:r w:rsidRPr="00482426">
        <w:rPr>
          <w:rFonts w:cs="Arial"/>
          <w:szCs w:val="20"/>
        </w:rPr>
        <w:t>=”property name to which the alert refers”</w:t>
      </w:r>
    </w:p>
    <w:p w14:paraId="234AD75F" w14:textId="77777777" w:rsidR="00482426" w:rsidRPr="00482426" w:rsidRDefault="00482426" w:rsidP="00482426">
      <w:pPr>
        <w:spacing w:after="0"/>
        <w:rPr>
          <w:rFonts w:cs="Arial"/>
          <w:szCs w:val="20"/>
        </w:rPr>
      </w:pPr>
      <w:r w:rsidRPr="00482426">
        <w:rPr>
          <w:rFonts w:cs="Arial"/>
          <w:szCs w:val="20"/>
        </w:rPr>
        <w:t xml:space="preserve">                                  </w:t>
      </w:r>
      <w:r w:rsidRPr="007F4611">
        <w:rPr>
          <w:rFonts w:cs="Arial"/>
          <w:i/>
          <w:szCs w:val="20"/>
        </w:rPr>
        <w:t>Status</w:t>
      </w:r>
      <w:r w:rsidRPr="00482426">
        <w:rPr>
          <w:rFonts w:cs="Arial"/>
          <w:szCs w:val="20"/>
        </w:rPr>
        <w:t>=”proposed status for the property”</w:t>
      </w:r>
      <w:r w:rsidR="007F4611">
        <w:rPr>
          <w:rFonts w:cs="Arial"/>
          <w:szCs w:val="20"/>
        </w:rPr>
        <w:t xml:space="preserve"> /</w:t>
      </w:r>
      <w:r w:rsidRPr="00482426">
        <w:rPr>
          <w:rFonts w:cs="Arial"/>
          <w:szCs w:val="20"/>
        </w:rPr>
        <w:t>&gt;</w:t>
      </w:r>
    </w:p>
    <w:p w14:paraId="09351E66" w14:textId="77777777" w:rsidR="00482426" w:rsidRPr="00482426" w:rsidRDefault="00482426" w:rsidP="00482426">
      <w:pPr>
        <w:spacing w:after="0"/>
        <w:rPr>
          <w:rFonts w:cs="Arial"/>
          <w:szCs w:val="20"/>
        </w:rPr>
      </w:pPr>
      <w:r w:rsidRPr="00482426">
        <w:rPr>
          <w:rFonts w:cs="Arial"/>
          <w:szCs w:val="20"/>
        </w:rPr>
        <w:t xml:space="preserve">                      …..</w:t>
      </w:r>
    </w:p>
    <w:p w14:paraId="55DBDC16"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&lt;</w:t>
      </w:r>
      <w:r w:rsidRPr="007F4611">
        <w:rPr>
          <w:rFonts w:cs="Arial"/>
          <w:b/>
          <w:szCs w:val="20"/>
        </w:rPr>
        <w:t>ALERT</w:t>
      </w:r>
      <w:r w:rsidRPr="00482426">
        <w:rPr>
          <w:rFonts w:cs="Arial"/>
          <w:szCs w:val="20"/>
        </w:rPr>
        <w:t xml:space="preserve"> </w:t>
      </w:r>
      <w:r w:rsidRPr="007F4611">
        <w:rPr>
          <w:rFonts w:cs="Arial"/>
          <w:i/>
          <w:szCs w:val="20"/>
        </w:rPr>
        <w:t>Message</w:t>
      </w:r>
      <w:r w:rsidRPr="00482426">
        <w:rPr>
          <w:rFonts w:cs="Arial"/>
          <w:szCs w:val="20"/>
        </w:rPr>
        <w:t xml:space="preserve">=”alert message” </w:t>
      </w:r>
    </w:p>
    <w:p w14:paraId="6E971833"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r>
      <w:r w:rsidRPr="00482426">
        <w:rPr>
          <w:rFonts w:cs="Arial"/>
          <w:szCs w:val="20"/>
        </w:rPr>
        <w:tab/>
        <w:t xml:space="preserve">  </w:t>
      </w:r>
      <w:r w:rsidRPr="007F4611">
        <w:rPr>
          <w:rFonts w:cs="Arial"/>
          <w:i/>
          <w:szCs w:val="20"/>
        </w:rPr>
        <w:t>Type</w:t>
      </w:r>
      <w:r w:rsidRPr="00482426">
        <w:rPr>
          <w:rFonts w:cs="Arial"/>
          <w:szCs w:val="20"/>
        </w:rPr>
        <w:t>=”type of the alert”</w:t>
      </w:r>
    </w:p>
    <w:p w14:paraId="35883F0F" w14:textId="77777777" w:rsidR="00482426" w:rsidRPr="00482426" w:rsidRDefault="00482426" w:rsidP="00482426">
      <w:pPr>
        <w:spacing w:after="0"/>
        <w:rPr>
          <w:rFonts w:cs="Arial"/>
          <w:szCs w:val="20"/>
        </w:rPr>
      </w:pPr>
      <w:r w:rsidRPr="00482426">
        <w:rPr>
          <w:rFonts w:cs="Arial"/>
          <w:szCs w:val="20"/>
        </w:rPr>
        <w:tab/>
      </w:r>
      <w:r w:rsidRPr="00482426">
        <w:rPr>
          <w:rFonts w:cs="Arial"/>
          <w:szCs w:val="20"/>
        </w:rPr>
        <w:tab/>
        <w:t xml:space="preserve">            </w:t>
      </w:r>
      <w:r w:rsidRPr="007F4611">
        <w:rPr>
          <w:rFonts w:cs="Arial"/>
          <w:i/>
          <w:szCs w:val="20"/>
        </w:rPr>
        <w:t>Property</w:t>
      </w:r>
      <w:r w:rsidRPr="00482426">
        <w:rPr>
          <w:rFonts w:cs="Arial"/>
          <w:szCs w:val="20"/>
        </w:rPr>
        <w:t>=”property name to which the alert refers”</w:t>
      </w:r>
    </w:p>
    <w:p w14:paraId="46E7F6E5" w14:textId="77777777" w:rsidR="00482426" w:rsidRPr="00482426" w:rsidRDefault="00482426" w:rsidP="00482426">
      <w:pPr>
        <w:spacing w:after="0"/>
        <w:rPr>
          <w:rFonts w:cs="Arial"/>
          <w:szCs w:val="20"/>
        </w:rPr>
      </w:pPr>
      <w:r w:rsidRPr="00482426">
        <w:rPr>
          <w:rFonts w:cs="Arial"/>
          <w:szCs w:val="20"/>
        </w:rPr>
        <w:t xml:space="preserve">                                 </w:t>
      </w:r>
      <w:r w:rsidRPr="007F4611">
        <w:rPr>
          <w:rFonts w:cs="Arial"/>
          <w:i/>
          <w:szCs w:val="20"/>
        </w:rPr>
        <w:t>Status</w:t>
      </w:r>
      <w:r w:rsidRPr="00482426">
        <w:rPr>
          <w:rFonts w:cs="Arial"/>
          <w:szCs w:val="20"/>
        </w:rPr>
        <w:t>=”proposed status for the property”</w:t>
      </w:r>
      <w:r w:rsidR="007F4611">
        <w:rPr>
          <w:rFonts w:cs="Arial"/>
          <w:szCs w:val="20"/>
        </w:rPr>
        <w:t xml:space="preserve"> /</w:t>
      </w:r>
      <w:r w:rsidRPr="00482426">
        <w:rPr>
          <w:rFonts w:cs="Arial"/>
          <w:szCs w:val="20"/>
        </w:rPr>
        <w:t>&gt;</w:t>
      </w:r>
    </w:p>
    <w:p w14:paraId="4BF77DDE" w14:textId="77777777" w:rsidR="00482426" w:rsidRPr="00482426" w:rsidRDefault="00482426" w:rsidP="00482426">
      <w:pPr>
        <w:spacing w:after="0"/>
        <w:rPr>
          <w:rFonts w:cs="Arial"/>
          <w:szCs w:val="20"/>
        </w:rPr>
      </w:pPr>
      <w:r w:rsidRPr="00482426">
        <w:rPr>
          <w:rFonts w:cs="Arial"/>
          <w:szCs w:val="20"/>
        </w:rPr>
        <w:tab/>
        <w:t>&lt;/</w:t>
      </w:r>
      <w:r w:rsidRPr="007F4611">
        <w:rPr>
          <w:rFonts w:cs="Arial"/>
          <w:b/>
          <w:szCs w:val="20"/>
        </w:rPr>
        <w:t>Observation</w:t>
      </w:r>
      <w:r w:rsidRPr="00482426">
        <w:rPr>
          <w:rFonts w:cs="Arial"/>
          <w:szCs w:val="20"/>
        </w:rPr>
        <w:t>&gt;</w:t>
      </w:r>
    </w:p>
    <w:p w14:paraId="70A47CD8" w14:textId="77777777" w:rsidR="00482426" w:rsidRPr="00482426" w:rsidRDefault="00482426" w:rsidP="00482426">
      <w:pPr>
        <w:spacing w:after="0"/>
        <w:rPr>
          <w:rFonts w:cs="Arial"/>
          <w:szCs w:val="20"/>
        </w:rPr>
      </w:pPr>
      <w:r w:rsidRPr="00482426">
        <w:rPr>
          <w:rFonts w:cs="Arial"/>
          <w:szCs w:val="20"/>
        </w:rPr>
        <w:t>&lt;/</w:t>
      </w:r>
      <w:r w:rsidRPr="007F4611">
        <w:rPr>
          <w:rFonts w:cs="Arial"/>
          <w:b/>
          <w:szCs w:val="20"/>
        </w:rPr>
        <w:t>Observations</w:t>
      </w:r>
      <w:r w:rsidRPr="00482426">
        <w:rPr>
          <w:rFonts w:cs="Arial"/>
          <w:szCs w:val="20"/>
        </w:rPr>
        <w:t>&gt;</w:t>
      </w:r>
    </w:p>
    <w:p w14:paraId="71566A72" w14:textId="77777777" w:rsidR="00F918BD" w:rsidRDefault="00F918BD" w:rsidP="00F918BD"/>
    <w:p w14:paraId="1B3E7A8C" w14:textId="7B728751" w:rsidR="007F4611" w:rsidRPr="00F63B3F" w:rsidRDefault="00DA5B6C" w:rsidP="00F918BD">
      <w:pPr>
        <w:rPr>
          <w:rFonts w:cs="Arial"/>
          <w:szCs w:val="20"/>
        </w:rPr>
      </w:pPr>
      <w:r w:rsidRPr="00F63B3F">
        <w:rPr>
          <w:rFonts w:cs="Arial"/>
          <w:szCs w:val="20"/>
        </w:rPr>
        <w:t>The XML tag</w:t>
      </w:r>
      <w:r w:rsidR="00127C25">
        <w:rPr>
          <w:rFonts w:cs="Arial"/>
          <w:szCs w:val="20"/>
        </w:rPr>
        <w:t>s</w:t>
      </w:r>
      <w:r w:rsidRPr="00F63B3F">
        <w:rPr>
          <w:rFonts w:cs="Arial"/>
          <w:szCs w:val="20"/>
        </w:rPr>
        <w:t xml:space="preserve"> are:</w:t>
      </w:r>
    </w:p>
    <w:p w14:paraId="46F00C53" w14:textId="77777777" w:rsidR="007F4611" w:rsidRDefault="007F4611">
      <w:pPr>
        <w:pStyle w:val="Paragrafoelenco"/>
      </w:pPr>
      <w:r>
        <w:t>TAG is an XML tag with the name of the property (for example: TT – air temperature, Snow – show depth)</w:t>
      </w:r>
    </w:p>
    <w:p w14:paraId="0215A03A" w14:textId="73BE3345" w:rsidR="007F4611" w:rsidRDefault="007F4611">
      <w:pPr>
        <w:pStyle w:val="Paragrafoelenco"/>
      </w:pPr>
      <w:r>
        <w:t xml:space="preserve">Status can </w:t>
      </w:r>
      <w:r w:rsidR="00127C25">
        <w:t xml:space="preserve">get </w:t>
      </w:r>
      <w:r>
        <w:t>the following values :</w:t>
      </w:r>
    </w:p>
    <w:p w14:paraId="12B07CE8" w14:textId="77777777" w:rsidR="007F4611" w:rsidRDefault="007F4611">
      <w:pPr>
        <w:pStyle w:val="Paragrafoelenco"/>
      </w:pPr>
      <w:r>
        <w:t>C – correct</w:t>
      </w:r>
    </w:p>
    <w:p w14:paraId="17B48DBA" w14:textId="77777777" w:rsidR="007F4611" w:rsidRDefault="007F4611">
      <w:pPr>
        <w:pStyle w:val="Paragrafoelenco"/>
      </w:pPr>
      <w:r>
        <w:t>W – wrong</w:t>
      </w:r>
    </w:p>
    <w:p w14:paraId="04ADE0F4" w14:textId="77777777" w:rsidR="007F4611" w:rsidRDefault="007F4611">
      <w:pPr>
        <w:pStyle w:val="Paragrafoelenco"/>
      </w:pPr>
      <w:r>
        <w:t>S – suspicious</w:t>
      </w:r>
    </w:p>
    <w:p w14:paraId="1D9BB5F4" w14:textId="77777777" w:rsidR="00BE35B3" w:rsidRDefault="00BE35B3">
      <w:pPr>
        <w:pStyle w:val="Paragrafoelenco"/>
      </w:pPr>
      <w:r>
        <w:t>R - replaced</w:t>
      </w:r>
    </w:p>
    <w:p w14:paraId="79A005CA" w14:textId="62C9A313" w:rsidR="007F4611" w:rsidRPr="00F63B3F" w:rsidRDefault="007F4611" w:rsidP="007F4611">
      <w:pPr>
        <w:ind w:left="1080"/>
        <w:rPr>
          <w:rFonts w:cs="Arial"/>
          <w:szCs w:val="20"/>
        </w:rPr>
      </w:pPr>
      <w:r w:rsidRPr="00F63B3F">
        <w:rPr>
          <w:rFonts w:cs="Arial"/>
          <w:szCs w:val="20"/>
        </w:rPr>
        <w:t>Inside the ALERT</w:t>
      </w:r>
      <w:r w:rsidR="00BE35B3" w:rsidRPr="00F63B3F">
        <w:rPr>
          <w:rFonts w:cs="Arial"/>
          <w:szCs w:val="20"/>
        </w:rPr>
        <w:t xml:space="preserve">, the LEVEL attribute provide the </w:t>
      </w:r>
      <w:r w:rsidR="00127C25">
        <w:rPr>
          <w:rFonts w:cs="Arial"/>
          <w:szCs w:val="20"/>
        </w:rPr>
        <w:t>flag</w:t>
      </w:r>
      <w:r w:rsidR="00BE35B3" w:rsidRPr="00F63B3F">
        <w:rPr>
          <w:rFonts w:cs="Arial"/>
          <w:szCs w:val="20"/>
        </w:rPr>
        <w:t>of the alert</w:t>
      </w:r>
      <w:r w:rsidR="00FC5618" w:rsidRPr="00F63B3F">
        <w:rPr>
          <w:rFonts w:cs="Arial"/>
          <w:szCs w:val="20"/>
        </w:rPr>
        <w:t>: W – wrong value, S – suspicious value</w:t>
      </w:r>
      <w:r w:rsidR="00BE35B3" w:rsidRPr="00F63B3F">
        <w:rPr>
          <w:rFonts w:cs="Arial"/>
          <w:szCs w:val="20"/>
        </w:rPr>
        <w:t xml:space="preserve">, R – replaced (this value </w:t>
      </w:r>
      <w:r w:rsidR="00127C25">
        <w:rPr>
          <w:rFonts w:cs="Arial"/>
          <w:szCs w:val="20"/>
        </w:rPr>
        <w:t>is</w:t>
      </w:r>
      <w:r w:rsidR="00BE35B3" w:rsidRPr="00F63B3F">
        <w:rPr>
          <w:rFonts w:cs="Arial"/>
          <w:szCs w:val="20"/>
        </w:rPr>
        <w:t>used only for the HeavyChecks output)</w:t>
      </w:r>
    </w:p>
    <w:p w14:paraId="0B0B0069" w14:textId="6C820A1C" w:rsidR="007F4611" w:rsidRDefault="007F4611">
      <w:pPr>
        <w:pStyle w:val="Paragrafoelenco"/>
      </w:pPr>
      <w:r>
        <w:t>Property – contains the name of property (must exists a tag with same name in the same Observation parent node)</w:t>
      </w:r>
    </w:p>
    <w:p w14:paraId="401B7085" w14:textId="77777777" w:rsidR="007F4611" w:rsidRPr="007F4611" w:rsidRDefault="007F4611">
      <w:pPr>
        <w:pStyle w:val="Paragrafoelenco"/>
      </w:pPr>
    </w:p>
    <w:p w14:paraId="77B876E1" w14:textId="77777777" w:rsidR="004E69D9" w:rsidRPr="00F63B3F" w:rsidRDefault="006D6D52" w:rsidP="005546A4">
      <w:pPr>
        <w:rPr>
          <w:rFonts w:cs="Arial"/>
          <w:szCs w:val="20"/>
        </w:rPr>
      </w:pPr>
      <w:r w:rsidRPr="00F63B3F">
        <w:rPr>
          <w:rFonts w:cs="Arial"/>
          <w:szCs w:val="20"/>
        </w:rPr>
        <w:t>Sample of XML with errors:</w:t>
      </w:r>
    </w:p>
    <w:p w14:paraId="7AB58A66" w14:textId="77777777" w:rsidR="006D6D52" w:rsidRPr="006D6D52" w:rsidRDefault="006D6D52" w:rsidP="006D6D52">
      <w:pPr>
        <w:spacing w:after="0"/>
        <w:rPr>
          <w:rFonts w:cs="Arial"/>
          <w:szCs w:val="20"/>
        </w:rPr>
      </w:pPr>
      <w:r w:rsidRPr="006D6D52">
        <w:rPr>
          <w:rFonts w:cs="Arial"/>
          <w:szCs w:val="20"/>
        </w:rPr>
        <w:t>&lt;Observations&gt;</w:t>
      </w:r>
    </w:p>
    <w:p w14:paraId="218B6437" w14:textId="77777777" w:rsidR="006D6D52" w:rsidRPr="006D6D52" w:rsidRDefault="006D6D52" w:rsidP="006D6D52">
      <w:pPr>
        <w:spacing w:after="0"/>
        <w:rPr>
          <w:rFonts w:cs="Arial"/>
          <w:szCs w:val="20"/>
        </w:rPr>
      </w:pPr>
      <w:r w:rsidRPr="006D6D52">
        <w:rPr>
          <w:rFonts w:cs="Arial"/>
          <w:szCs w:val="20"/>
        </w:rPr>
        <w:t xml:space="preserve">  &lt;Observation&gt;</w:t>
      </w:r>
    </w:p>
    <w:p w14:paraId="7B9060E0" w14:textId="77777777" w:rsidR="006D6D52" w:rsidRPr="006D6D52" w:rsidRDefault="006D6D52" w:rsidP="006D6D52">
      <w:pPr>
        <w:spacing w:after="0"/>
        <w:rPr>
          <w:rFonts w:cs="Arial"/>
          <w:szCs w:val="20"/>
        </w:rPr>
      </w:pPr>
      <w:r w:rsidRPr="006D6D52">
        <w:rPr>
          <w:rFonts w:cs="Arial"/>
          <w:szCs w:val="20"/>
        </w:rPr>
        <w:t xml:space="preserve">    &lt;Station&gt;15490&lt;/Station&gt;</w:t>
      </w:r>
    </w:p>
    <w:p w14:paraId="6CE17BD7" w14:textId="77777777" w:rsidR="006D6D52" w:rsidRPr="006D6D52" w:rsidRDefault="006D6D52" w:rsidP="006D6D52">
      <w:pPr>
        <w:spacing w:after="0"/>
        <w:rPr>
          <w:rFonts w:cs="Arial"/>
          <w:szCs w:val="20"/>
        </w:rPr>
      </w:pPr>
      <w:r w:rsidRPr="006D6D52">
        <w:rPr>
          <w:rFonts w:cs="Arial"/>
          <w:szCs w:val="20"/>
        </w:rPr>
        <w:t xml:space="preserve">    &lt;DayTime&gt;2017110206&lt;/DayTime&gt;</w:t>
      </w:r>
    </w:p>
    <w:p w14:paraId="2158DAB9" w14:textId="77777777" w:rsidR="006D6D52" w:rsidRPr="006D6D52" w:rsidRDefault="006D6D52" w:rsidP="006D6D52">
      <w:pPr>
        <w:spacing w:after="0"/>
        <w:rPr>
          <w:rFonts w:cs="Arial"/>
          <w:szCs w:val="20"/>
        </w:rPr>
      </w:pPr>
      <w:r w:rsidRPr="006D6D52">
        <w:rPr>
          <w:rFonts w:cs="Arial"/>
          <w:szCs w:val="20"/>
        </w:rPr>
        <w:t xml:space="preserve">    &lt;TTT Status="C"&gt;-4.46&lt;/TTT&gt;</w:t>
      </w:r>
    </w:p>
    <w:p w14:paraId="68CBA92C" w14:textId="77777777" w:rsidR="006D6D52" w:rsidRPr="006D6D52" w:rsidRDefault="006D6D52" w:rsidP="006D6D52">
      <w:pPr>
        <w:spacing w:after="0"/>
        <w:rPr>
          <w:rFonts w:cs="Arial"/>
          <w:szCs w:val="20"/>
        </w:rPr>
      </w:pPr>
      <w:r w:rsidRPr="006D6D52">
        <w:rPr>
          <w:rFonts w:cs="Arial"/>
          <w:szCs w:val="20"/>
        </w:rPr>
        <w:t xml:space="preserve">    &lt;TD Status="C"&gt;-3.46&lt;/TD&gt;</w:t>
      </w:r>
    </w:p>
    <w:p w14:paraId="6825DF23"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0FEE3FF9" w14:textId="77777777" w:rsidR="006D6D52" w:rsidRPr="006D6D52" w:rsidRDefault="006D6D52" w:rsidP="006D6D52">
      <w:pPr>
        <w:spacing w:after="0"/>
        <w:rPr>
          <w:rFonts w:cs="Arial"/>
          <w:szCs w:val="20"/>
        </w:rPr>
      </w:pPr>
      <w:r w:rsidRPr="006D6D52">
        <w:rPr>
          <w:rFonts w:cs="Arial"/>
          <w:szCs w:val="20"/>
        </w:rPr>
        <w:lastRenderedPageBreak/>
        <w:t xml:space="preserve">    </w:t>
      </w:r>
      <w:r w:rsidRPr="006D6D52">
        <w:rPr>
          <w:rFonts w:cs="Arial"/>
          <w:szCs w:val="20"/>
          <w:highlight w:val="yellow"/>
        </w:rPr>
        <w:t>&lt;Snow Status="</w:t>
      </w:r>
      <w:r w:rsidR="00FC5618">
        <w:rPr>
          <w:rFonts w:cs="Arial"/>
          <w:szCs w:val="20"/>
          <w:highlight w:val="yellow"/>
        </w:rPr>
        <w:t>W</w:t>
      </w:r>
      <w:r w:rsidRPr="006D6D52">
        <w:rPr>
          <w:rFonts w:cs="Arial"/>
          <w:szCs w:val="20"/>
          <w:highlight w:val="yellow"/>
        </w:rPr>
        <w:t>"&gt;5&lt;/Snow&gt;</w:t>
      </w:r>
    </w:p>
    <w:p w14:paraId="4218E968" w14:textId="77777777" w:rsidR="006D6D52" w:rsidRPr="006D6D52" w:rsidRDefault="006D6D52" w:rsidP="006D6D52">
      <w:pPr>
        <w:spacing w:after="0"/>
        <w:rPr>
          <w:rFonts w:cs="Arial"/>
          <w:szCs w:val="20"/>
        </w:rPr>
      </w:pPr>
      <w:r w:rsidRPr="006D6D52">
        <w:rPr>
          <w:rFonts w:cs="Arial"/>
          <w:szCs w:val="20"/>
        </w:rPr>
        <w:t xml:space="preserve">    &lt;FF Status="C"&gt;1.7&lt;/FF&gt;</w:t>
      </w:r>
    </w:p>
    <w:p w14:paraId="50BF0C3A"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="W" Property="Snow" Message="a decrease of snow depth of more than 50cm is very unlikely under any circumstance"/&gt;</w:t>
      </w:r>
    </w:p>
    <w:p w14:paraId="4C44F7EB" w14:textId="77777777" w:rsidR="006D6D52" w:rsidRPr="006D6D52" w:rsidRDefault="006D6D52" w:rsidP="006D6D52">
      <w:pPr>
        <w:spacing w:after="0"/>
        <w:rPr>
          <w:rFonts w:cs="Arial"/>
          <w:szCs w:val="20"/>
        </w:rPr>
      </w:pPr>
      <w:r w:rsidRPr="006D6D52">
        <w:rPr>
          <w:rFonts w:cs="Arial"/>
          <w:szCs w:val="20"/>
        </w:rPr>
        <w:t xml:space="preserve">  &lt;/Observation&gt;</w:t>
      </w:r>
    </w:p>
    <w:p w14:paraId="0CE7CCF6" w14:textId="77777777" w:rsidR="006D6D52" w:rsidRPr="006D6D52" w:rsidRDefault="006D6D52" w:rsidP="006D6D52">
      <w:pPr>
        <w:spacing w:after="0"/>
        <w:rPr>
          <w:rFonts w:cs="Arial"/>
          <w:szCs w:val="20"/>
        </w:rPr>
      </w:pPr>
      <w:r w:rsidRPr="006D6D52">
        <w:rPr>
          <w:rFonts w:cs="Arial"/>
          <w:szCs w:val="20"/>
        </w:rPr>
        <w:t xml:space="preserve">  &lt;Observation&gt;</w:t>
      </w:r>
    </w:p>
    <w:p w14:paraId="33AEC3FF" w14:textId="77777777" w:rsidR="006D6D52" w:rsidRPr="006D6D52" w:rsidRDefault="006D6D52" w:rsidP="006D6D52">
      <w:pPr>
        <w:spacing w:after="0"/>
        <w:rPr>
          <w:rFonts w:cs="Arial"/>
          <w:szCs w:val="20"/>
        </w:rPr>
      </w:pPr>
      <w:r w:rsidRPr="006D6D52">
        <w:rPr>
          <w:rFonts w:cs="Arial"/>
          <w:szCs w:val="20"/>
        </w:rPr>
        <w:t xml:space="preserve">    &lt;Station&gt;15491&lt;/Station&gt;</w:t>
      </w:r>
    </w:p>
    <w:p w14:paraId="52A1E42E" w14:textId="77777777" w:rsidR="006D6D52" w:rsidRPr="006D6D52" w:rsidRDefault="006D6D52" w:rsidP="006D6D52">
      <w:pPr>
        <w:spacing w:after="0"/>
        <w:rPr>
          <w:rFonts w:cs="Arial"/>
          <w:szCs w:val="20"/>
        </w:rPr>
      </w:pPr>
      <w:r w:rsidRPr="006D6D52">
        <w:rPr>
          <w:rFonts w:cs="Arial"/>
          <w:szCs w:val="20"/>
        </w:rPr>
        <w:t xml:space="preserve">    &lt;DayTime&gt;2017110206&lt;/DayTime&gt;</w:t>
      </w:r>
    </w:p>
    <w:p w14:paraId="27BB8AAF" w14:textId="77777777" w:rsidR="006D6D52" w:rsidRPr="006D6D52" w:rsidRDefault="006D6D52" w:rsidP="006D6D52">
      <w:pPr>
        <w:spacing w:after="0"/>
        <w:rPr>
          <w:rFonts w:cs="Arial"/>
          <w:szCs w:val="20"/>
        </w:rPr>
      </w:pPr>
      <w:r w:rsidRPr="006D6D52">
        <w:rPr>
          <w:rFonts w:cs="Arial"/>
          <w:szCs w:val="20"/>
        </w:rPr>
        <w:t xml:space="preserve">    &lt;TTT Status="C"&gt;-4.46&lt;/TTT&gt;</w:t>
      </w:r>
    </w:p>
    <w:p w14:paraId="60C42A79" w14:textId="77777777" w:rsidR="006D6D52" w:rsidRPr="006D6D52" w:rsidRDefault="006D6D52" w:rsidP="006D6D52">
      <w:pPr>
        <w:spacing w:after="0"/>
        <w:rPr>
          <w:rFonts w:cs="Arial"/>
          <w:szCs w:val="20"/>
        </w:rPr>
      </w:pPr>
      <w:r w:rsidRPr="006D6D52">
        <w:rPr>
          <w:rFonts w:cs="Arial"/>
          <w:szCs w:val="20"/>
        </w:rPr>
        <w:t xml:space="preserve">    &lt;TD Status="C"&gt;-3.46&lt;/TD&gt;</w:t>
      </w:r>
    </w:p>
    <w:p w14:paraId="609E480F"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333F5B11" w14:textId="77777777" w:rsidR="006D6D52" w:rsidRPr="006D6D52" w:rsidRDefault="006D6D52" w:rsidP="006D6D52">
      <w:pPr>
        <w:spacing w:after="0"/>
        <w:rPr>
          <w:rFonts w:cs="Arial"/>
          <w:szCs w:val="20"/>
        </w:rPr>
      </w:pPr>
      <w:r w:rsidRPr="006D6D52">
        <w:rPr>
          <w:rFonts w:cs="Arial"/>
          <w:szCs w:val="20"/>
        </w:rPr>
        <w:t xml:space="preserve">    &lt;Snow Status="C"&gt;50&lt;/Snow&gt;</w:t>
      </w:r>
    </w:p>
    <w:p w14:paraId="20955912"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&lt;FF Status="</w:t>
      </w:r>
      <w:r w:rsidR="00FC5618">
        <w:rPr>
          <w:rFonts w:cs="Arial"/>
          <w:szCs w:val="20"/>
          <w:highlight w:val="yellow"/>
        </w:rPr>
        <w:t>S</w:t>
      </w:r>
      <w:r w:rsidRPr="006D6D52">
        <w:rPr>
          <w:rFonts w:cs="Arial"/>
          <w:szCs w:val="20"/>
          <w:highlight w:val="yellow"/>
        </w:rPr>
        <w:t>"&gt;1&lt;/FF&gt;</w:t>
      </w:r>
    </w:p>
    <w:p w14:paraId="1C86BC5E"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 xml:space="preserve">="S" Property="FF" </w:t>
      </w:r>
      <w:r w:rsidR="00FC5618">
        <w:rPr>
          <w:rFonts w:cs="Arial"/>
          <w:szCs w:val="20"/>
          <w:highlight w:val="yellow"/>
        </w:rPr>
        <w:t>M</w:t>
      </w:r>
      <w:r w:rsidRPr="006D6D52">
        <w:rPr>
          <w:rFonts w:cs="Arial"/>
          <w:szCs w:val="20"/>
          <w:highlight w:val="yellow"/>
        </w:rPr>
        <w:t>essage="Suspicious value when difference relative to previous observation are great than 25 knots"/&gt;</w:t>
      </w:r>
    </w:p>
    <w:p w14:paraId="77F517CB" w14:textId="77777777" w:rsidR="006D6D52" w:rsidRPr="006D6D52" w:rsidRDefault="006D6D52" w:rsidP="006D6D52">
      <w:pPr>
        <w:spacing w:after="0"/>
        <w:rPr>
          <w:rFonts w:cs="Arial"/>
          <w:szCs w:val="20"/>
        </w:rPr>
      </w:pPr>
      <w:r w:rsidRPr="006D6D52">
        <w:rPr>
          <w:rFonts w:cs="Arial"/>
          <w:szCs w:val="20"/>
        </w:rPr>
        <w:t xml:space="preserve">  &lt;/Observation&gt;</w:t>
      </w:r>
    </w:p>
    <w:p w14:paraId="109EC90D" w14:textId="77777777" w:rsidR="006D6D52" w:rsidRPr="006D6D52" w:rsidRDefault="006D6D52" w:rsidP="006D6D52">
      <w:pPr>
        <w:spacing w:after="0"/>
        <w:rPr>
          <w:rFonts w:cs="Arial"/>
          <w:szCs w:val="20"/>
        </w:rPr>
      </w:pPr>
      <w:r w:rsidRPr="006D6D52">
        <w:rPr>
          <w:rFonts w:cs="Arial"/>
          <w:szCs w:val="20"/>
        </w:rPr>
        <w:t xml:space="preserve">  &lt;Observation&gt;</w:t>
      </w:r>
    </w:p>
    <w:p w14:paraId="3693A667" w14:textId="77777777" w:rsidR="006D6D52" w:rsidRPr="006D6D52" w:rsidRDefault="006D6D52" w:rsidP="006D6D52">
      <w:pPr>
        <w:spacing w:after="0"/>
        <w:rPr>
          <w:rFonts w:cs="Arial"/>
          <w:szCs w:val="20"/>
        </w:rPr>
      </w:pPr>
      <w:r w:rsidRPr="006D6D52">
        <w:rPr>
          <w:rFonts w:cs="Arial"/>
          <w:szCs w:val="20"/>
        </w:rPr>
        <w:t xml:space="preserve">    &lt;Station&gt;15491&lt;/Station&gt;</w:t>
      </w:r>
    </w:p>
    <w:p w14:paraId="59639D7A" w14:textId="77777777" w:rsidR="006D6D52" w:rsidRPr="006D6D52" w:rsidRDefault="006D6D52" w:rsidP="006D6D52">
      <w:pPr>
        <w:spacing w:after="0"/>
        <w:rPr>
          <w:rFonts w:cs="Arial"/>
          <w:szCs w:val="20"/>
        </w:rPr>
      </w:pPr>
      <w:r w:rsidRPr="006D6D52">
        <w:rPr>
          <w:rFonts w:cs="Arial"/>
          <w:szCs w:val="20"/>
        </w:rPr>
        <w:t xml:space="preserve">    &lt;DayTime&gt;2017110212&lt;/DayTime&gt;</w:t>
      </w:r>
    </w:p>
    <w:p w14:paraId="5D9D25EA" w14:textId="77777777" w:rsidR="006D6D52" w:rsidRPr="006D6D52" w:rsidRDefault="006D6D52" w:rsidP="006D6D52">
      <w:pPr>
        <w:spacing w:after="0"/>
        <w:rPr>
          <w:rFonts w:cs="Arial"/>
          <w:szCs w:val="20"/>
        </w:rPr>
      </w:pPr>
      <w:r w:rsidRPr="006D6D52">
        <w:rPr>
          <w:rFonts w:cs="Arial"/>
          <w:szCs w:val="20"/>
        </w:rPr>
        <w:t xml:space="preserve">    &lt;TTT Status="C"&gt;0.45&lt;/TTT&gt;</w:t>
      </w:r>
    </w:p>
    <w:p w14:paraId="70C45E9E" w14:textId="77777777" w:rsidR="006D6D52" w:rsidRPr="006D6D52" w:rsidRDefault="006D6D52" w:rsidP="006D6D52">
      <w:pPr>
        <w:spacing w:after="0"/>
        <w:rPr>
          <w:rFonts w:cs="Arial"/>
          <w:szCs w:val="20"/>
        </w:rPr>
      </w:pPr>
      <w:r w:rsidRPr="006D6D52">
        <w:rPr>
          <w:rFonts w:cs="Arial"/>
          <w:szCs w:val="20"/>
        </w:rPr>
        <w:t xml:space="preserve">    &lt;TD Status="C"&gt;0.42&lt;/TD&gt;</w:t>
      </w:r>
    </w:p>
    <w:p w14:paraId="386EC0B8" w14:textId="77777777" w:rsidR="006D6D52" w:rsidRPr="006D6D52" w:rsidRDefault="006D6D52" w:rsidP="006D6D52">
      <w:pPr>
        <w:spacing w:after="0"/>
        <w:rPr>
          <w:rFonts w:cs="Arial"/>
          <w:szCs w:val="20"/>
        </w:rPr>
      </w:pPr>
      <w:r w:rsidRPr="006D6D52">
        <w:rPr>
          <w:rFonts w:cs="Arial"/>
          <w:szCs w:val="20"/>
        </w:rPr>
        <w:t xml:space="preserve">    &lt;Prec Status="C"&gt;0&lt;/Prec&gt;</w:t>
      </w:r>
    </w:p>
    <w:p w14:paraId="0BE42D49" w14:textId="77777777" w:rsidR="006D6D52" w:rsidRPr="006D6D52" w:rsidRDefault="006D6D52" w:rsidP="006D6D52">
      <w:pPr>
        <w:spacing w:after="0"/>
        <w:rPr>
          <w:rFonts w:cs="Arial"/>
          <w:szCs w:val="20"/>
        </w:rPr>
      </w:pPr>
      <w:r w:rsidRPr="006D6D52">
        <w:rPr>
          <w:rFonts w:cs="Arial"/>
          <w:szCs w:val="20"/>
        </w:rPr>
        <w:t xml:space="preserve">    &lt;Snow Status="C"&gt;70&lt;/Snow&gt;</w:t>
      </w:r>
    </w:p>
    <w:p w14:paraId="4BAA0636"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&lt;FF Status="</w:t>
      </w:r>
      <w:r w:rsidR="00FC5618">
        <w:rPr>
          <w:rFonts w:cs="Arial"/>
          <w:szCs w:val="20"/>
          <w:highlight w:val="yellow"/>
        </w:rPr>
        <w:t>S</w:t>
      </w:r>
      <w:r w:rsidRPr="006D6D52">
        <w:rPr>
          <w:rFonts w:cs="Arial"/>
          <w:szCs w:val="20"/>
          <w:highlight w:val="yellow"/>
        </w:rPr>
        <w:t>"&gt;0&lt;/FF&gt;</w:t>
      </w:r>
    </w:p>
    <w:p w14:paraId="54BD2467"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="S" Property="FF" Message="Suspicious value in correspondence with previous and after observations"/&gt;</w:t>
      </w:r>
    </w:p>
    <w:p w14:paraId="772A54A3" w14:textId="77777777" w:rsidR="006D6D52" w:rsidRPr="006D6D52" w:rsidRDefault="006D6D52" w:rsidP="006D6D52">
      <w:pPr>
        <w:spacing w:after="0"/>
        <w:rPr>
          <w:rFonts w:cs="Arial"/>
          <w:szCs w:val="20"/>
        </w:rPr>
      </w:pPr>
      <w:r w:rsidRPr="006D6D52">
        <w:rPr>
          <w:rFonts w:cs="Arial"/>
          <w:szCs w:val="20"/>
        </w:rPr>
        <w:t xml:space="preserve">    &lt;ALERT Status="A" Property="Snow" Type="W" Message="Fresh snow must originate from precipitation. Normally, 1mm precipitation results in 1cm snow. It is not likely that this ratio is highly exceeded."/&gt;</w:t>
      </w:r>
    </w:p>
    <w:p w14:paraId="2DFDED86" w14:textId="77777777" w:rsidR="006D6D52" w:rsidRPr="006D6D52" w:rsidRDefault="006D6D52" w:rsidP="006D6D52">
      <w:pPr>
        <w:spacing w:after="0"/>
        <w:rPr>
          <w:rFonts w:cs="Arial"/>
          <w:szCs w:val="20"/>
        </w:rPr>
      </w:pPr>
      <w:r w:rsidRPr="006D6D52">
        <w:rPr>
          <w:rFonts w:cs="Arial"/>
          <w:szCs w:val="20"/>
        </w:rPr>
        <w:t xml:space="preserve">  &lt;/Observation&gt;</w:t>
      </w:r>
    </w:p>
    <w:p w14:paraId="018DEE59" w14:textId="77777777" w:rsidR="006D6D52" w:rsidRPr="006D6D52" w:rsidRDefault="006D6D52" w:rsidP="006D6D52">
      <w:pPr>
        <w:spacing w:after="0"/>
        <w:rPr>
          <w:rFonts w:cs="Arial"/>
          <w:szCs w:val="20"/>
        </w:rPr>
      </w:pPr>
      <w:r w:rsidRPr="006D6D52">
        <w:rPr>
          <w:rFonts w:cs="Arial"/>
          <w:szCs w:val="20"/>
        </w:rPr>
        <w:t xml:space="preserve">  &lt;Observation&gt;</w:t>
      </w:r>
    </w:p>
    <w:p w14:paraId="3CFD7671" w14:textId="77777777" w:rsidR="006D6D52" w:rsidRPr="006D6D52" w:rsidRDefault="006D6D52" w:rsidP="006D6D52">
      <w:pPr>
        <w:spacing w:after="0"/>
        <w:rPr>
          <w:rFonts w:cs="Arial"/>
          <w:szCs w:val="20"/>
        </w:rPr>
      </w:pPr>
      <w:r w:rsidRPr="006D6D52">
        <w:rPr>
          <w:rFonts w:ascii="Arial" w:hAnsi="Arial" w:cs="Arial"/>
          <w:sz w:val="24"/>
          <w:szCs w:val="24"/>
        </w:rPr>
        <w:t xml:space="preserve">    </w:t>
      </w:r>
      <w:r w:rsidRPr="006D6D52">
        <w:rPr>
          <w:rFonts w:cs="Arial"/>
          <w:szCs w:val="20"/>
        </w:rPr>
        <w:t>&lt;Station&gt;15491&lt;/Station&gt;</w:t>
      </w:r>
    </w:p>
    <w:p w14:paraId="62B5AA09" w14:textId="77777777" w:rsidR="006D6D52" w:rsidRPr="006D6D52" w:rsidRDefault="006D6D52" w:rsidP="006D6D52">
      <w:pPr>
        <w:spacing w:after="0"/>
        <w:rPr>
          <w:rFonts w:cs="Arial"/>
          <w:szCs w:val="20"/>
        </w:rPr>
      </w:pPr>
      <w:r w:rsidRPr="006D6D52">
        <w:rPr>
          <w:rFonts w:cs="Arial"/>
          <w:szCs w:val="20"/>
        </w:rPr>
        <w:t xml:space="preserve">    &lt;DayTime&gt;2017110221&lt;/DayTime&gt;</w:t>
      </w:r>
    </w:p>
    <w:p w14:paraId="6E491088" w14:textId="77777777" w:rsidR="006D6D52" w:rsidRPr="006D6D52" w:rsidRDefault="006D6D52" w:rsidP="006D6D52">
      <w:pPr>
        <w:spacing w:after="0"/>
        <w:rPr>
          <w:rFonts w:cs="Arial"/>
          <w:szCs w:val="20"/>
        </w:rPr>
      </w:pPr>
      <w:r w:rsidRPr="006D6D52">
        <w:rPr>
          <w:rFonts w:cs="Arial"/>
          <w:szCs w:val="20"/>
        </w:rPr>
        <w:t xml:space="preserve">    &lt;TTT Status="C"&gt;2.02&lt;/TTT&gt;</w:t>
      </w:r>
    </w:p>
    <w:p w14:paraId="040C1584" w14:textId="77777777" w:rsidR="006D6D52" w:rsidRPr="006D6D52" w:rsidRDefault="006D6D52" w:rsidP="006D6D52">
      <w:pPr>
        <w:spacing w:after="0"/>
        <w:rPr>
          <w:rFonts w:cs="Arial"/>
          <w:szCs w:val="20"/>
        </w:rPr>
      </w:pPr>
      <w:r w:rsidRPr="006D6D52">
        <w:rPr>
          <w:rFonts w:cs="Arial"/>
          <w:szCs w:val="20"/>
        </w:rPr>
        <w:t xml:space="preserve">    &lt;TD Status="C"&gt;1.82&lt;/TD&gt;</w:t>
      </w:r>
    </w:p>
    <w:p w14:paraId="5EA20FD7" w14:textId="77777777" w:rsidR="006D6D52" w:rsidRPr="006D6D52" w:rsidRDefault="006D6D52" w:rsidP="006D6D52">
      <w:pPr>
        <w:spacing w:after="0"/>
        <w:rPr>
          <w:rFonts w:cs="Arial"/>
          <w:szCs w:val="20"/>
        </w:rPr>
      </w:pPr>
      <w:r w:rsidRPr="006D6D52">
        <w:rPr>
          <w:rFonts w:cs="Arial"/>
          <w:szCs w:val="20"/>
        </w:rPr>
        <w:t xml:space="preserve">    &lt;</w:t>
      </w:r>
      <w:r w:rsidR="007B40B5">
        <w:rPr>
          <w:rFonts w:cs="Arial"/>
          <w:szCs w:val="20"/>
        </w:rPr>
        <w:t>PREC</w:t>
      </w:r>
      <w:r w:rsidRPr="006D6D52">
        <w:rPr>
          <w:rFonts w:cs="Arial"/>
          <w:szCs w:val="20"/>
        </w:rPr>
        <w:t xml:space="preserve"> Status="C"&gt;101&lt;/Prec&gt;</w:t>
      </w:r>
    </w:p>
    <w:p w14:paraId="0A468F5D" w14:textId="77777777" w:rsidR="006D6D52" w:rsidRPr="006D6D52" w:rsidRDefault="006D6D52" w:rsidP="006D6D52">
      <w:pPr>
        <w:spacing w:after="0"/>
        <w:rPr>
          <w:rFonts w:cs="Arial"/>
          <w:szCs w:val="20"/>
        </w:rPr>
      </w:pPr>
      <w:r w:rsidRPr="006D6D52">
        <w:rPr>
          <w:rFonts w:cs="Arial"/>
          <w:szCs w:val="20"/>
        </w:rPr>
        <w:t xml:space="preserve">    </w:t>
      </w:r>
      <w:r w:rsidRPr="006D6D52">
        <w:rPr>
          <w:rFonts w:cs="Arial"/>
          <w:szCs w:val="20"/>
          <w:highlight w:val="yellow"/>
        </w:rPr>
        <w:t>&lt;S</w:t>
      </w:r>
      <w:r w:rsidR="007B40B5">
        <w:rPr>
          <w:rFonts w:cs="Arial"/>
          <w:szCs w:val="20"/>
          <w:highlight w:val="yellow"/>
        </w:rPr>
        <w:t>NOW</w:t>
      </w:r>
      <w:r w:rsidRPr="006D6D52">
        <w:rPr>
          <w:rFonts w:cs="Arial"/>
          <w:szCs w:val="20"/>
          <w:highlight w:val="yellow"/>
        </w:rPr>
        <w:t xml:space="preserve"> Status="</w:t>
      </w:r>
      <w:r w:rsidR="00FC5618">
        <w:rPr>
          <w:rFonts w:cs="Arial"/>
          <w:szCs w:val="20"/>
          <w:highlight w:val="yellow"/>
        </w:rPr>
        <w:t>S</w:t>
      </w:r>
      <w:r w:rsidRPr="006D6D52">
        <w:rPr>
          <w:rFonts w:cs="Arial"/>
          <w:szCs w:val="20"/>
          <w:highlight w:val="yellow"/>
        </w:rPr>
        <w:t>"&gt;500&lt;/Snow&gt;</w:t>
      </w:r>
    </w:p>
    <w:p w14:paraId="4FF6979C" w14:textId="77777777" w:rsidR="006D6D52" w:rsidRPr="006D6D52" w:rsidRDefault="006D6D52" w:rsidP="006D6D52">
      <w:pPr>
        <w:spacing w:after="0"/>
        <w:rPr>
          <w:rFonts w:cs="Arial"/>
          <w:szCs w:val="20"/>
        </w:rPr>
      </w:pPr>
      <w:r w:rsidRPr="006D6D52">
        <w:rPr>
          <w:rFonts w:cs="Arial"/>
          <w:szCs w:val="20"/>
        </w:rPr>
        <w:t xml:space="preserve">    &lt;FF Status="C"&gt;2&lt;/FF&gt;</w:t>
      </w:r>
    </w:p>
    <w:p w14:paraId="422317AF" w14:textId="77777777" w:rsidR="006D6D52" w:rsidRDefault="006D6D52" w:rsidP="006D6D52">
      <w:pPr>
        <w:spacing w:after="0"/>
        <w:rPr>
          <w:rFonts w:cs="Arial"/>
          <w:szCs w:val="20"/>
          <w:highlight w:val="yellow"/>
        </w:rPr>
      </w:pPr>
      <w:r w:rsidRPr="006D6D52">
        <w:rPr>
          <w:rFonts w:cs="Arial"/>
          <w:szCs w:val="20"/>
        </w:rPr>
        <w:t xml:space="preserve">    </w:t>
      </w:r>
      <w:r w:rsidRPr="006D6D52">
        <w:rPr>
          <w:rFonts w:cs="Arial"/>
          <w:szCs w:val="20"/>
          <w:highlight w:val="yellow"/>
        </w:rPr>
        <w:t xml:space="preserve">&lt;ALERT </w:t>
      </w:r>
      <w:r w:rsidR="00FC5618">
        <w:rPr>
          <w:rFonts w:cs="Arial"/>
          <w:szCs w:val="20"/>
          <w:highlight w:val="yellow"/>
        </w:rPr>
        <w:t>Level</w:t>
      </w:r>
      <w:r w:rsidRPr="006D6D52">
        <w:rPr>
          <w:rFonts w:cs="Arial"/>
          <w:szCs w:val="20"/>
          <w:highlight w:val="yellow"/>
        </w:rPr>
        <w:t>="S" Property="Snow" Message="the values are unusually high but yet possible"</w:t>
      </w:r>
      <w:r>
        <w:rPr>
          <w:rFonts w:cs="Arial"/>
          <w:szCs w:val="20"/>
          <w:highlight w:val="yellow"/>
        </w:rPr>
        <w:t>/&gt;</w:t>
      </w:r>
    </w:p>
    <w:p w14:paraId="57507083" w14:textId="77777777" w:rsidR="006D6D52" w:rsidRPr="006D6D52" w:rsidRDefault="006D6D52" w:rsidP="006D6D52">
      <w:pPr>
        <w:spacing w:after="0"/>
        <w:rPr>
          <w:rFonts w:cs="Arial"/>
          <w:szCs w:val="20"/>
        </w:rPr>
      </w:pPr>
      <w:r w:rsidRPr="006D6D52">
        <w:rPr>
          <w:rFonts w:cs="Arial"/>
          <w:szCs w:val="20"/>
        </w:rPr>
        <w:t xml:space="preserve">  &lt;/Observation&gt;</w:t>
      </w:r>
    </w:p>
    <w:p w14:paraId="43F9268F" w14:textId="77777777" w:rsidR="007B40B5" w:rsidRDefault="006D6D52" w:rsidP="007B40B5">
      <w:pPr>
        <w:spacing w:after="0"/>
        <w:rPr>
          <w:rFonts w:cs="Arial"/>
          <w:szCs w:val="20"/>
        </w:rPr>
      </w:pPr>
      <w:r w:rsidRPr="006D6D52">
        <w:rPr>
          <w:rFonts w:cs="Arial"/>
          <w:szCs w:val="20"/>
        </w:rPr>
        <w:t>&lt;/Observations&gt;</w:t>
      </w:r>
    </w:p>
    <w:p w14:paraId="4849150A" w14:textId="77777777" w:rsidR="007B40B5" w:rsidRPr="006C10D6" w:rsidRDefault="007B40B5" w:rsidP="007B40B5">
      <w:pPr>
        <w:spacing w:after="0"/>
        <w:rPr>
          <w:rFonts w:ascii="Arial" w:hAnsi="Arial" w:cs="Arial"/>
        </w:rPr>
      </w:pPr>
    </w:p>
    <w:p w14:paraId="36B8F959" w14:textId="77777777" w:rsidR="007B40B5" w:rsidRDefault="007B40B5" w:rsidP="007B40B5">
      <w:pPr>
        <w:spacing w:after="0"/>
        <w:rPr>
          <w:rFonts w:ascii="Arial" w:hAnsi="Arial" w:cs="Arial"/>
        </w:rPr>
      </w:pPr>
    </w:p>
    <w:p w14:paraId="7142A791" w14:textId="53CAB7D3" w:rsidR="007B40B5" w:rsidRPr="00F63B3F" w:rsidRDefault="009242F3" w:rsidP="007B40B5">
      <w:pPr>
        <w:spacing w:after="0"/>
        <w:rPr>
          <w:rFonts w:cs="Arial"/>
          <w:szCs w:val="20"/>
        </w:rPr>
      </w:pPr>
      <w:r w:rsidRPr="00F63B3F">
        <w:rPr>
          <w:rFonts w:cs="Arial"/>
          <w:szCs w:val="20"/>
        </w:rPr>
        <w:t>QUACKME</w:t>
      </w:r>
      <w:r w:rsidR="007B40B5" w:rsidRPr="00F63B3F">
        <w:rPr>
          <w:rFonts w:cs="Arial"/>
          <w:szCs w:val="20"/>
        </w:rPr>
        <w:t xml:space="preserve"> engine can generate errors with two </w:t>
      </w:r>
      <w:r w:rsidR="00C37025">
        <w:rPr>
          <w:rFonts w:cs="Arial"/>
          <w:szCs w:val="20"/>
        </w:rPr>
        <w:t>alert</w:t>
      </w:r>
      <w:r w:rsidR="00C37025" w:rsidRPr="00F63B3F">
        <w:rPr>
          <w:rFonts w:cs="Arial"/>
          <w:szCs w:val="20"/>
        </w:rPr>
        <w:t xml:space="preserve"> </w:t>
      </w:r>
      <w:r w:rsidR="007B40B5" w:rsidRPr="00F63B3F">
        <w:rPr>
          <w:rFonts w:cs="Arial"/>
          <w:szCs w:val="20"/>
        </w:rPr>
        <w:t>levels:</w:t>
      </w:r>
    </w:p>
    <w:p w14:paraId="25235685" w14:textId="77777777" w:rsidR="007B40B5" w:rsidRPr="007B40B5" w:rsidRDefault="007B40B5">
      <w:pPr>
        <w:pStyle w:val="Paragrafoelenco"/>
      </w:pPr>
      <w:r w:rsidRPr="007B40B5">
        <w:t>S (suspicious)</w:t>
      </w:r>
    </w:p>
    <w:p w14:paraId="57BAF512" w14:textId="77777777" w:rsidR="007B40B5" w:rsidRPr="007B40B5" w:rsidRDefault="007B40B5">
      <w:pPr>
        <w:pStyle w:val="Paragrafoelenco"/>
      </w:pPr>
      <w:r w:rsidRPr="007B40B5">
        <w:t>W (wrong)</w:t>
      </w:r>
    </w:p>
    <w:p w14:paraId="3A589BB1" w14:textId="77777777" w:rsidR="007B40B5" w:rsidRPr="007B40B5" w:rsidRDefault="007B40B5" w:rsidP="007B40B5">
      <w:pPr>
        <w:spacing w:after="0"/>
        <w:rPr>
          <w:rFonts w:ascii="Arial" w:hAnsi="Arial" w:cs="Arial"/>
          <w:sz w:val="24"/>
        </w:rPr>
      </w:pPr>
    </w:p>
    <w:p w14:paraId="74599B35" w14:textId="6E27D800" w:rsidR="007B40B5" w:rsidRPr="00F63B3F" w:rsidRDefault="007B40B5" w:rsidP="007B40B5">
      <w:pPr>
        <w:spacing w:after="0"/>
        <w:rPr>
          <w:rFonts w:cs="Arial"/>
          <w:szCs w:val="20"/>
        </w:rPr>
      </w:pPr>
      <w:r w:rsidRPr="00F63B3F">
        <w:rPr>
          <w:rFonts w:cs="Arial"/>
          <w:szCs w:val="20"/>
        </w:rPr>
        <w:t xml:space="preserve">From the </w:t>
      </w:r>
      <w:r w:rsidR="009242F3" w:rsidRPr="00F63B3F">
        <w:rPr>
          <w:rFonts w:cs="Arial"/>
          <w:szCs w:val="20"/>
        </w:rPr>
        <w:t>QUACKME</w:t>
      </w:r>
      <w:r w:rsidRPr="00F63B3F">
        <w:rPr>
          <w:rFonts w:cs="Arial"/>
          <w:szCs w:val="20"/>
        </w:rPr>
        <w:t xml:space="preserve"> GUI the operator can </w:t>
      </w:r>
      <w:r w:rsidR="00C37025">
        <w:rPr>
          <w:rFonts w:cs="Arial"/>
          <w:szCs w:val="20"/>
        </w:rPr>
        <w:t xml:space="preserve">either </w:t>
      </w:r>
      <w:r w:rsidRPr="00F63B3F">
        <w:rPr>
          <w:rFonts w:cs="Arial"/>
          <w:szCs w:val="20"/>
        </w:rPr>
        <w:t>change the value of the reported property or decide that the value reported like “suspicious” or “wrong” is correct. After the operator</w:t>
      </w:r>
      <w:r w:rsidR="00C37025">
        <w:rPr>
          <w:rFonts w:cs="Arial"/>
          <w:szCs w:val="20"/>
        </w:rPr>
        <w:t xml:space="preserve"> decision</w:t>
      </w:r>
      <w:r w:rsidRPr="00F63B3F">
        <w:rPr>
          <w:rFonts w:cs="Arial"/>
          <w:szCs w:val="20"/>
        </w:rPr>
        <w:t xml:space="preserve">, the status of the property can </w:t>
      </w:r>
      <w:r w:rsidR="00C37025">
        <w:rPr>
          <w:rFonts w:cs="Arial"/>
          <w:szCs w:val="20"/>
        </w:rPr>
        <w:t xml:space="preserve">be </w:t>
      </w:r>
      <w:r w:rsidRPr="00F63B3F">
        <w:rPr>
          <w:rFonts w:cs="Arial"/>
          <w:szCs w:val="20"/>
        </w:rPr>
        <w:t>change</w:t>
      </w:r>
      <w:r w:rsidR="00C37025">
        <w:rPr>
          <w:rFonts w:cs="Arial"/>
          <w:szCs w:val="20"/>
        </w:rPr>
        <w:t>d</w:t>
      </w:r>
      <w:r w:rsidRPr="00F63B3F">
        <w:rPr>
          <w:rFonts w:cs="Arial"/>
          <w:szCs w:val="20"/>
        </w:rPr>
        <w:t xml:space="preserve"> in:</w:t>
      </w:r>
    </w:p>
    <w:p w14:paraId="2CA42C27" w14:textId="099669E5" w:rsidR="007B40B5" w:rsidRPr="007B40B5" w:rsidRDefault="007B40B5">
      <w:pPr>
        <w:pStyle w:val="Paragrafoelenco"/>
      </w:pPr>
      <w:r w:rsidRPr="00ED5D16">
        <w:rPr>
          <w:b/>
        </w:rPr>
        <w:lastRenderedPageBreak/>
        <w:t>M</w:t>
      </w:r>
      <w:r w:rsidRPr="007B40B5">
        <w:t xml:space="preserve"> (modified) the operator </w:t>
      </w:r>
      <w:r w:rsidR="00C37025">
        <w:t xml:space="preserve">has </w:t>
      </w:r>
      <w:r w:rsidRPr="007B40B5">
        <w:t>insert</w:t>
      </w:r>
      <w:r w:rsidR="00C37025">
        <w:t>ed</w:t>
      </w:r>
      <w:r w:rsidRPr="007B40B5">
        <w:t xml:space="preserve"> a new value different from the reported one</w:t>
      </w:r>
    </w:p>
    <w:p w14:paraId="313E9D39" w14:textId="20F25DE4" w:rsidR="007B40B5" w:rsidRPr="007B40B5" w:rsidRDefault="007B40B5">
      <w:pPr>
        <w:pStyle w:val="Paragrafoelenco"/>
      </w:pPr>
      <w:r w:rsidRPr="00ED5D16">
        <w:rPr>
          <w:b/>
        </w:rPr>
        <w:t>F</w:t>
      </w:r>
      <w:r w:rsidRPr="007B40B5">
        <w:t xml:space="preserve"> (forced) the operator </w:t>
      </w:r>
      <w:r w:rsidR="00C37025">
        <w:t>has confirmed the</w:t>
      </w:r>
      <w:r w:rsidRPr="007B40B5">
        <w:t xml:space="preserve"> reported value</w:t>
      </w:r>
      <w:r w:rsidR="00C37025">
        <w:t xml:space="preserve"> is correct</w:t>
      </w:r>
      <w:r w:rsidRPr="007B40B5">
        <w:t xml:space="preserve"> </w:t>
      </w:r>
    </w:p>
    <w:p w14:paraId="4A22715E" w14:textId="58373735" w:rsidR="007B40B5" w:rsidRPr="007B40B5" w:rsidRDefault="007B40B5">
      <w:pPr>
        <w:pStyle w:val="Paragrafoelenco"/>
      </w:pPr>
      <w:r w:rsidRPr="00ED5D16">
        <w:rPr>
          <w:b/>
        </w:rPr>
        <w:t>W</w:t>
      </w:r>
      <w:r w:rsidRPr="007B40B5">
        <w:t xml:space="preserve"> (wrong) the operator leaves </w:t>
      </w:r>
      <w:r w:rsidR="00C37025">
        <w:t xml:space="preserve">unaltered </w:t>
      </w:r>
      <w:r w:rsidRPr="007B40B5">
        <w:t xml:space="preserve">the </w:t>
      </w:r>
      <w:r w:rsidR="00C37025">
        <w:t>flag</w:t>
      </w:r>
      <w:r w:rsidRPr="007B40B5">
        <w:t xml:space="preserve"> (W). In th</w:t>
      </w:r>
      <w:r w:rsidR="00C37025">
        <w:t>is</w:t>
      </w:r>
      <w:r w:rsidRPr="007B40B5">
        <w:t xml:space="preserve"> case, </w:t>
      </w:r>
      <w:r w:rsidR="00C37025">
        <w:t xml:space="preserve">during the subsequent </w:t>
      </w:r>
      <w:r w:rsidRPr="007B40B5">
        <w:t>run, the value</w:t>
      </w:r>
      <w:r w:rsidR="00C37025">
        <w:t xml:space="preserve"> is replaced with</w:t>
      </w:r>
      <w:r w:rsidRPr="007B40B5">
        <w:t xml:space="preserve"> NA</w:t>
      </w:r>
    </w:p>
    <w:p w14:paraId="2663FEF0" w14:textId="606F29D6" w:rsidR="007B40B5" w:rsidRPr="007B40B5" w:rsidRDefault="007B40B5">
      <w:pPr>
        <w:pStyle w:val="Paragrafoelenco"/>
      </w:pPr>
      <w:r w:rsidRPr="00ED5D16">
        <w:rPr>
          <w:b/>
        </w:rPr>
        <w:t>S</w:t>
      </w:r>
      <w:r w:rsidRPr="007B40B5">
        <w:t xml:space="preserve"> (suspicious) the operator leaves </w:t>
      </w:r>
      <w:r w:rsidR="00C37025">
        <w:t xml:space="preserve">unaltered </w:t>
      </w:r>
      <w:r w:rsidRPr="007B40B5">
        <w:t>the original status (S)</w:t>
      </w:r>
    </w:p>
    <w:p w14:paraId="65380438" w14:textId="77777777" w:rsidR="007B40B5" w:rsidRDefault="007B40B5">
      <w:pPr>
        <w:rPr>
          <w:rFonts w:cs="Arial"/>
          <w:szCs w:val="20"/>
        </w:rPr>
      </w:pPr>
    </w:p>
    <w:p w14:paraId="6A0DF9D0" w14:textId="77777777" w:rsidR="00E9513B" w:rsidRPr="00E9513B" w:rsidRDefault="00E9513B" w:rsidP="00E9513B">
      <w:pPr>
        <w:spacing w:after="0"/>
        <w:rPr>
          <w:rFonts w:ascii="Arial" w:hAnsi="Arial" w:cs="Arial"/>
          <w:sz w:val="24"/>
        </w:rPr>
      </w:pPr>
    </w:p>
    <w:p w14:paraId="353583D8" w14:textId="77777777" w:rsidR="008313FA" w:rsidRDefault="007A70A4">
      <w:pPr>
        <w:rPr>
          <w:rFonts w:cs="Arial"/>
          <w:szCs w:val="20"/>
        </w:rPr>
      </w:pPr>
      <w:commentRangeStart w:id="804"/>
      <w:r>
        <w:rPr>
          <w:rFonts w:cs="Arial"/>
          <w:noProof/>
          <w:szCs w:val="20"/>
          <w:lang w:val="it-IT" w:eastAsia="it-IT"/>
        </w:rPr>
        <w:drawing>
          <wp:inline distT="0" distB="0" distL="0" distR="0" wp14:anchorId="2B3F26B1" wp14:editId="30BC20E1">
            <wp:extent cx="5942672" cy="33007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484" cy="3321208"/>
                    </a:xfrm>
                    <a:prstGeom prst="rect">
                      <a:avLst/>
                    </a:prstGeom>
                    <a:noFill/>
                    <a:ln>
                      <a:noFill/>
                    </a:ln>
                  </pic:spPr>
                </pic:pic>
              </a:graphicData>
            </a:graphic>
          </wp:inline>
        </w:drawing>
      </w:r>
      <w:commentRangeEnd w:id="804"/>
      <w:r w:rsidR="00C37025">
        <w:rPr>
          <w:rStyle w:val="Rimandocommento"/>
        </w:rPr>
        <w:commentReference w:id="804"/>
      </w:r>
    </w:p>
    <w:p w14:paraId="610FC2CB" w14:textId="77777777" w:rsidR="00DD7544" w:rsidRDefault="00DD7544">
      <w:pPr>
        <w:rPr>
          <w:rFonts w:cs="Arial"/>
          <w:szCs w:val="20"/>
        </w:rPr>
      </w:pPr>
    </w:p>
    <w:p w14:paraId="34B0D0F8" w14:textId="77777777" w:rsidR="007A70A4" w:rsidRDefault="007A70A4">
      <w:pPr>
        <w:rPr>
          <w:rFonts w:cs="Arial"/>
          <w:szCs w:val="20"/>
        </w:rPr>
      </w:pPr>
    </w:p>
    <w:p w14:paraId="7E4D9128" w14:textId="77777777" w:rsidR="008313FA" w:rsidRDefault="007A70A4">
      <w:pPr>
        <w:rPr>
          <w:rFonts w:cs="Arial"/>
          <w:szCs w:val="20"/>
        </w:rPr>
      </w:pPr>
      <w:r>
        <w:rPr>
          <w:rFonts w:cs="Arial"/>
          <w:noProof/>
          <w:szCs w:val="20"/>
          <w:lang w:val="it-IT" w:eastAsia="it-IT"/>
        </w:rPr>
        <w:lastRenderedPageBreak/>
        <w:drawing>
          <wp:inline distT="0" distB="0" distL="0" distR="0" wp14:anchorId="3C4623A4" wp14:editId="69D2247D">
            <wp:extent cx="5932170" cy="3467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467735"/>
                    </a:xfrm>
                    <a:prstGeom prst="rect">
                      <a:avLst/>
                    </a:prstGeom>
                    <a:noFill/>
                    <a:ln>
                      <a:noFill/>
                    </a:ln>
                  </pic:spPr>
                </pic:pic>
              </a:graphicData>
            </a:graphic>
          </wp:inline>
        </w:drawing>
      </w:r>
    </w:p>
    <w:p w14:paraId="00C6AE49" w14:textId="77777777" w:rsidR="007A70A4" w:rsidRDefault="007A70A4">
      <w:pPr>
        <w:rPr>
          <w:rFonts w:cs="Arial"/>
          <w:szCs w:val="20"/>
        </w:rPr>
      </w:pPr>
      <w:r>
        <w:rPr>
          <w:rFonts w:cs="Arial"/>
          <w:szCs w:val="20"/>
        </w:rPr>
        <w:br w:type="page"/>
      </w:r>
    </w:p>
    <w:p w14:paraId="6118D8A5" w14:textId="77777777" w:rsidR="00545888" w:rsidRDefault="009242F3" w:rsidP="00ED7F45">
      <w:pPr>
        <w:pStyle w:val="JRCLevel-1title"/>
      </w:pPr>
      <w:bookmarkStart w:id="805" w:name="_Toc68684808"/>
      <w:r>
        <w:lastRenderedPageBreak/>
        <w:t>QUACKME</w:t>
      </w:r>
      <w:r w:rsidR="00545888">
        <w:t xml:space="preserve"> Configurations</w:t>
      </w:r>
      <w:bookmarkEnd w:id="805"/>
    </w:p>
    <w:p w14:paraId="113C1FA4" w14:textId="7FA298AA" w:rsidR="00545888" w:rsidRDefault="00545888" w:rsidP="00F63B3F">
      <w:pPr>
        <w:spacing w:after="0"/>
        <w:rPr>
          <w:rFonts w:cs="Arial"/>
          <w:szCs w:val="20"/>
        </w:rPr>
      </w:pPr>
      <w:r w:rsidRPr="00F63B3F">
        <w:rPr>
          <w:rFonts w:cs="Arial"/>
          <w:szCs w:val="20"/>
        </w:rPr>
        <w:t xml:space="preserve">The </w:t>
      </w:r>
      <w:r w:rsidR="009242F3" w:rsidRPr="00F63B3F">
        <w:rPr>
          <w:rFonts w:cs="Arial"/>
          <w:szCs w:val="20"/>
        </w:rPr>
        <w:t>QUACKME</w:t>
      </w:r>
      <w:r w:rsidRPr="00F63B3F">
        <w:rPr>
          <w:rFonts w:cs="Arial"/>
          <w:szCs w:val="20"/>
        </w:rPr>
        <w:t xml:space="preserve"> software contains configuration file</w:t>
      </w:r>
      <w:r w:rsidR="00C72EE2" w:rsidRPr="00F63B3F">
        <w:rPr>
          <w:rFonts w:cs="Arial"/>
          <w:szCs w:val="20"/>
        </w:rPr>
        <w:t>s</w:t>
      </w:r>
      <w:r w:rsidR="001136EA">
        <w:rPr>
          <w:rFonts w:cs="Arial"/>
          <w:szCs w:val="20"/>
        </w:rPr>
        <w:t xml:space="preserve"> associated to</w:t>
      </w:r>
      <w:r w:rsidR="00110ACE" w:rsidRPr="00F63B3F">
        <w:rPr>
          <w:rFonts w:cs="Arial"/>
          <w:szCs w:val="20"/>
        </w:rPr>
        <w:t xml:space="preserve"> each level of execution</w:t>
      </w:r>
      <w:r w:rsidRPr="00F63B3F">
        <w:rPr>
          <w:rFonts w:cs="Arial"/>
          <w:szCs w:val="20"/>
        </w:rPr>
        <w:t>:</w:t>
      </w:r>
    </w:p>
    <w:p w14:paraId="4A969285" w14:textId="77777777" w:rsidR="00F63B3F" w:rsidRPr="00F63B3F" w:rsidRDefault="00F63B3F" w:rsidP="00F63B3F">
      <w:pPr>
        <w:spacing w:after="0"/>
        <w:rPr>
          <w:rFonts w:cs="Arial"/>
          <w:szCs w:val="20"/>
        </w:rPr>
      </w:pPr>
    </w:p>
    <w:p w14:paraId="0D7FDE26" w14:textId="77777777" w:rsidR="00110ACE" w:rsidRPr="00110ACE" w:rsidRDefault="00110ACE">
      <w:pPr>
        <w:pStyle w:val="Paragrafoelenco"/>
        <w:numPr>
          <w:ilvl w:val="0"/>
          <w:numId w:val="20"/>
        </w:numPr>
      </w:pPr>
      <w:r>
        <w:t>Weak</w:t>
      </w:r>
      <w:r w:rsidR="007A4427">
        <w:t xml:space="preserve"> </w:t>
      </w:r>
      <w:r>
        <w:t>Checks</w:t>
      </w:r>
    </w:p>
    <w:p w14:paraId="7D7A0582" w14:textId="593F0274" w:rsidR="00545888" w:rsidRPr="00ED5D16" w:rsidRDefault="00545888">
      <w:pPr>
        <w:pStyle w:val="Paragrafoelenco"/>
        <w:numPr>
          <w:ilvl w:val="1"/>
          <w:numId w:val="11"/>
        </w:numPr>
      </w:pPr>
      <w:r w:rsidRPr="00ED5D16">
        <w:t xml:space="preserve">One </w:t>
      </w:r>
      <w:r w:rsidR="00110ACE">
        <w:t xml:space="preserve">file </w:t>
      </w:r>
      <w:r w:rsidRPr="00ED5D16">
        <w:t>to configure</w:t>
      </w:r>
      <w:r w:rsidR="001136EA">
        <w:t xml:space="preserve"> </w:t>
      </w:r>
      <w:r w:rsidRPr="00ED5D16">
        <w:t>messages</w:t>
      </w:r>
      <w:r w:rsidR="001136EA">
        <w:t xml:space="preserve"> in the </w:t>
      </w:r>
      <w:r w:rsidR="00745440">
        <w:t>current step</w:t>
      </w:r>
      <w:r w:rsidR="008E2E55" w:rsidRPr="00ED5D16">
        <w:t xml:space="preserve"> (Messages</w:t>
      </w:r>
      <w:r w:rsidR="005A422A">
        <w:t>.WeakChecks</w:t>
      </w:r>
      <w:r w:rsidR="008E2E55" w:rsidRPr="00ED5D16">
        <w:t>.xml)</w:t>
      </w:r>
    </w:p>
    <w:p w14:paraId="4D3244C9" w14:textId="1E569D5F" w:rsidR="00545888" w:rsidRDefault="00545888">
      <w:pPr>
        <w:pStyle w:val="Paragrafoelenco"/>
        <w:numPr>
          <w:ilvl w:val="1"/>
          <w:numId w:val="11"/>
        </w:numPr>
      </w:pPr>
      <w:r w:rsidRPr="00ED5D16">
        <w:t xml:space="preserve">One </w:t>
      </w:r>
      <w:r w:rsidR="00110ACE">
        <w:t xml:space="preserve">file </w:t>
      </w:r>
      <w:r w:rsidRPr="00ED5D16">
        <w:t xml:space="preserve">to configure the routines to execute </w:t>
      </w:r>
      <w:r w:rsidR="001136EA">
        <w:t>at</w:t>
      </w:r>
      <w:r w:rsidRPr="00ED5D16">
        <w:t xml:space="preserve"> each step</w:t>
      </w:r>
      <w:r w:rsidR="008E2E55" w:rsidRPr="00ED5D16">
        <w:t xml:space="preserve"> (Workflow.xml)</w:t>
      </w:r>
    </w:p>
    <w:p w14:paraId="1C85B6E7" w14:textId="7BE00EDD" w:rsidR="00DD7544" w:rsidRDefault="00DD7544">
      <w:pPr>
        <w:pStyle w:val="Paragrafoelenco"/>
        <w:numPr>
          <w:ilvl w:val="1"/>
          <w:numId w:val="11"/>
        </w:numPr>
      </w:pPr>
      <w:r>
        <w:t xml:space="preserve">One </w:t>
      </w:r>
      <w:r w:rsidR="00110ACE">
        <w:t xml:space="preserve">file </w:t>
      </w:r>
      <w:r>
        <w:t>that contains stations</w:t>
      </w:r>
      <w:r w:rsidR="001136EA">
        <w:t>’</w:t>
      </w:r>
      <w:r>
        <w:t xml:space="preserve"> data (Stations.xml)</w:t>
      </w:r>
    </w:p>
    <w:p w14:paraId="50C67443" w14:textId="77777777" w:rsidR="00110ACE" w:rsidRDefault="00110ACE">
      <w:pPr>
        <w:pStyle w:val="Paragrafoelenco"/>
        <w:numPr>
          <w:ilvl w:val="0"/>
          <w:numId w:val="20"/>
        </w:numPr>
      </w:pPr>
      <w:r>
        <w:t>Aggregation</w:t>
      </w:r>
    </w:p>
    <w:p w14:paraId="68671EF4" w14:textId="5AEFA875" w:rsidR="00110ACE" w:rsidRPr="00ED5D16" w:rsidRDefault="00110ACE">
      <w:pPr>
        <w:pStyle w:val="Paragrafoelenco"/>
        <w:numPr>
          <w:ilvl w:val="1"/>
          <w:numId w:val="20"/>
        </w:numPr>
      </w:pPr>
      <w:r w:rsidRPr="00ED5D16">
        <w:t xml:space="preserve">One </w:t>
      </w:r>
      <w:r>
        <w:t xml:space="preserve">file </w:t>
      </w:r>
      <w:r w:rsidRPr="00ED5D16">
        <w:t xml:space="preserve">to configure the </w:t>
      </w:r>
      <w:r>
        <w:t xml:space="preserve">properties and associated formulas to </w:t>
      </w:r>
      <w:r w:rsidR="001136EA">
        <w:t xml:space="preserve">be </w:t>
      </w:r>
      <w:r>
        <w:t>generate</w:t>
      </w:r>
      <w:r w:rsidR="001136EA">
        <w:t>d</w:t>
      </w:r>
      <w:r>
        <w:t xml:space="preserve"> </w:t>
      </w:r>
      <w:r w:rsidR="00745440">
        <w:t>aggregated properties</w:t>
      </w:r>
      <w:r w:rsidRPr="00ED5D16">
        <w:t xml:space="preserve"> (</w:t>
      </w:r>
      <w:r>
        <w:t>Aggregation</w:t>
      </w:r>
      <w:r w:rsidRPr="00ED5D16">
        <w:t>.xml)</w:t>
      </w:r>
    </w:p>
    <w:p w14:paraId="571B7711" w14:textId="77777777" w:rsidR="00110ACE" w:rsidRDefault="005A422A">
      <w:pPr>
        <w:pStyle w:val="Paragrafoelenco"/>
        <w:numPr>
          <w:ilvl w:val="0"/>
          <w:numId w:val="20"/>
        </w:numPr>
      </w:pPr>
      <w:r>
        <w:t xml:space="preserve">Heavy Checks </w:t>
      </w:r>
    </w:p>
    <w:p w14:paraId="53B3ADC0" w14:textId="5DA72DD1" w:rsidR="005A422A" w:rsidRPr="00ED5D16" w:rsidRDefault="005A422A">
      <w:pPr>
        <w:pStyle w:val="Paragrafoelenco"/>
        <w:numPr>
          <w:ilvl w:val="1"/>
          <w:numId w:val="20"/>
        </w:numPr>
      </w:pPr>
      <w:r w:rsidRPr="00ED5D16">
        <w:t xml:space="preserve">One </w:t>
      </w:r>
      <w:r>
        <w:t xml:space="preserve">file </w:t>
      </w:r>
      <w:r w:rsidRPr="00ED5D16">
        <w:t xml:space="preserve">to configure the messages </w:t>
      </w:r>
      <w:r w:rsidR="001136EA">
        <w:t>in the</w:t>
      </w:r>
      <w:r w:rsidRPr="00ED5D16">
        <w:t xml:space="preserve"> </w:t>
      </w:r>
      <w:r w:rsidR="00745440">
        <w:t>current</w:t>
      </w:r>
      <w:r w:rsidRPr="00ED5D16">
        <w:t xml:space="preserve"> step (Messages</w:t>
      </w:r>
      <w:r>
        <w:t>.HeavyChecks</w:t>
      </w:r>
      <w:r w:rsidRPr="00ED5D16">
        <w:t>.xml)</w:t>
      </w:r>
    </w:p>
    <w:p w14:paraId="2F1D9224" w14:textId="77777777" w:rsidR="005A422A" w:rsidRDefault="005A422A">
      <w:pPr>
        <w:pStyle w:val="Paragrafoelenco"/>
        <w:numPr>
          <w:ilvl w:val="1"/>
          <w:numId w:val="20"/>
        </w:numPr>
      </w:pPr>
      <w:r>
        <w:t>Use of Aggregation configuration file (Aggregation.xml)</w:t>
      </w:r>
    </w:p>
    <w:p w14:paraId="1C7C3E6E" w14:textId="77777777" w:rsidR="00807229" w:rsidRDefault="00807229">
      <w:pPr>
        <w:pStyle w:val="Paragrafoelenco"/>
        <w:numPr>
          <w:ilvl w:val="0"/>
          <w:numId w:val="20"/>
        </w:numPr>
      </w:pPr>
      <w:r>
        <w:t xml:space="preserve">Threshold Checks </w:t>
      </w:r>
    </w:p>
    <w:p w14:paraId="6573C326" w14:textId="13AAFB7E" w:rsidR="00807229" w:rsidRPr="00ED5D16" w:rsidRDefault="00807229">
      <w:pPr>
        <w:pStyle w:val="Paragrafoelenco"/>
        <w:numPr>
          <w:ilvl w:val="1"/>
          <w:numId w:val="20"/>
        </w:numPr>
      </w:pPr>
      <w:r w:rsidRPr="00807229">
        <w:t xml:space="preserve">Two files to configure the messages </w:t>
      </w:r>
      <w:r w:rsidR="001136EA">
        <w:t>at</w:t>
      </w:r>
      <w:r w:rsidRPr="00807229">
        <w:t xml:space="preserve"> each step: </w:t>
      </w:r>
    </w:p>
    <w:p w14:paraId="251263B2" w14:textId="77777777" w:rsidR="00807229" w:rsidRDefault="00807229">
      <w:pPr>
        <w:pStyle w:val="Paragrafoelenco"/>
        <w:numPr>
          <w:ilvl w:val="2"/>
          <w:numId w:val="20"/>
        </w:numPr>
      </w:pPr>
      <w:r w:rsidRPr="00ED5D16">
        <w:t>Messages</w:t>
      </w:r>
      <w:r>
        <w:t>.</w:t>
      </w:r>
      <w:r w:rsidR="008D7FD6">
        <w:t>Daily.ThresholdChecks</w:t>
      </w:r>
      <w:r w:rsidRPr="00ED5D16">
        <w:t>.xml</w:t>
      </w:r>
    </w:p>
    <w:p w14:paraId="4D8763CD" w14:textId="77777777" w:rsidR="00807229" w:rsidRDefault="00807229">
      <w:pPr>
        <w:pStyle w:val="Paragrafoelenco"/>
        <w:numPr>
          <w:ilvl w:val="2"/>
          <w:numId w:val="20"/>
        </w:numPr>
      </w:pPr>
      <w:r w:rsidRPr="00ED5D16">
        <w:t>Messages</w:t>
      </w:r>
      <w:r>
        <w:t>.</w:t>
      </w:r>
      <w:r w:rsidR="008D7FD6">
        <w:t>Seasons</w:t>
      </w:r>
      <w:r w:rsidR="008D7FD6" w:rsidRPr="00ED5D16">
        <w:t>.</w:t>
      </w:r>
      <w:r>
        <w:t>ThresholdChecks.</w:t>
      </w:r>
      <w:r w:rsidRPr="00ED5D16">
        <w:t>xml</w:t>
      </w:r>
    </w:p>
    <w:p w14:paraId="5E0C9BE4" w14:textId="77777777" w:rsidR="008D7FD6" w:rsidRDefault="008D7FD6">
      <w:pPr>
        <w:pStyle w:val="Paragrafoelenco"/>
        <w:numPr>
          <w:ilvl w:val="1"/>
          <w:numId w:val="20"/>
        </w:numPr>
      </w:pPr>
      <w:r>
        <w:t>Two files with threshold data</w:t>
      </w:r>
    </w:p>
    <w:p w14:paraId="24C573AA" w14:textId="217EDBEE" w:rsidR="008D7FD6" w:rsidRDefault="008D7FD6">
      <w:pPr>
        <w:pStyle w:val="Paragrafoelenco"/>
        <w:numPr>
          <w:ilvl w:val="2"/>
          <w:numId w:val="20"/>
        </w:numPr>
      </w:pPr>
      <w:r>
        <w:t>Threshold.Daily.YYYY.dat, which contains the daily threshold data for every day</w:t>
      </w:r>
      <w:r w:rsidR="001136EA">
        <w:t xml:space="preserve"> of the year</w:t>
      </w:r>
    </w:p>
    <w:p w14:paraId="45F30192" w14:textId="1AC7F40F" w:rsidR="008D7FD6" w:rsidRDefault="008D7FD6">
      <w:pPr>
        <w:pStyle w:val="Paragrafoelenco"/>
        <w:numPr>
          <w:ilvl w:val="2"/>
          <w:numId w:val="20"/>
        </w:numPr>
      </w:pPr>
      <w:r>
        <w:t xml:space="preserve">Threshold.Seasons.YYYY.dat, which contains the </w:t>
      </w:r>
      <w:r w:rsidR="00940F9E">
        <w:t>season</w:t>
      </w:r>
      <w:r w:rsidR="001136EA">
        <w:t>al</w:t>
      </w:r>
      <w:r>
        <w:t xml:space="preserve"> threshold data relative to the past year. </w:t>
      </w:r>
    </w:p>
    <w:p w14:paraId="16901C74" w14:textId="59EC10EC" w:rsidR="00807229" w:rsidRDefault="00807229">
      <w:pPr>
        <w:pStyle w:val="Paragrafoelenco"/>
        <w:numPr>
          <w:ilvl w:val="1"/>
          <w:numId w:val="20"/>
        </w:numPr>
      </w:pPr>
      <w:r>
        <w:t>Use of Aggregation</w:t>
      </w:r>
      <w:r w:rsidR="00540028">
        <w:t xml:space="preserve"> or HeavyChecks</w:t>
      </w:r>
      <w:r>
        <w:t xml:space="preserve"> output: file of </w:t>
      </w:r>
      <w:r w:rsidR="001136EA">
        <w:t xml:space="preserve">the </w:t>
      </w:r>
      <w:r>
        <w:t>day</w:t>
      </w:r>
      <w:r w:rsidR="001136EA">
        <w:t xml:space="preserve"> under analysis</w:t>
      </w:r>
      <w:r>
        <w:t>.</w:t>
      </w:r>
    </w:p>
    <w:p w14:paraId="31A03C86" w14:textId="50521F8D" w:rsidR="00807229" w:rsidRPr="00903FC9" w:rsidRDefault="00903FC9">
      <w:pPr>
        <w:pStyle w:val="Paragrafoelenco"/>
        <w:numPr>
          <w:ilvl w:val="1"/>
          <w:numId w:val="20"/>
        </w:numPr>
      </w:pPr>
      <w:r w:rsidRPr="00903FC9">
        <w:t>Use of hist</w:t>
      </w:r>
      <w:r>
        <w:t xml:space="preserve">ory file (produced </w:t>
      </w:r>
      <w:r w:rsidR="001136EA">
        <w:t>at the</w:t>
      </w:r>
      <w:r>
        <w:t xml:space="preserve"> Aggregatio</w:t>
      </w:r>
      <w:r w:rsidR="00940F9E">
        <w:t>n step)</w:t>
      </w:r>
    </w:p>
    <w:p w14:paraId="6B3EA4DD" w14:textId="77777777" w:rsidR="00110ACE" w:rsidRDefault="00110ACE" w:rsidP="00545888">
      <w:pPr>
        <w:rPr>
          <w:rFonts w:ascii="Arial" w:hAnsi="Arial" w:cs="Arial"/>
          <w:sz w:val="24"/>
          <w:szCs w:val="24"/>
        </w:rPr>
      </w:pPr>
    </w:p>
    <w:p w14:paraId="5D47975D" w14:textId="3F3F7A6F" w:rsidR="00545888" w:rsidRPr="00F63B3F" w:rsidRDefault="00545888" w:rsidP="00545888">
      <w:pPr>
        <w:rPr>
          <w:rFonts w:cs="Arial"/>
          <w:szCs w:val="20"/>
        </w:rPr>
      </w:pPr>
      <w:r w:rsidRPr="00F63B3F">
        <w:rPr>
          <w:rFonts w:cs="Arial"/>
          <w:szCs w:val="20"/>
        </w:rPr>
        <w:t>All configuration file</w:t>
      </w:r>
      <w:r w:rsidR="00C72EE2" w:rsidRPr="00F63B3F">
        <w:rPr>
          <w:rFonts w:cs="Arial"/>
          <w:szCs w:val="20"/>
        </w:rPr>
        <w:t>s</w:t>
      </w:r>
      <w:r w:rsidR="00A7682A" w:rsidRPr="00F63B3F">
        <w:rPr>
          <w:rFonts w:cs="Arial"/>
          <w:szCs w:val="20"/>
        </w:rPr>
        <w:t xml:space="preserve"> have XML format, </w:t>
      </w:r>
      <w:r w:rsidR="001136EA">
        <w:rPr>
          <w:rFonts w:cs="Arial"/>
          <w:szCs w:val="20"/>
        </w:rPr>
        <w:t>except for</w:t>
      </w:r>
      <w:r w:rsidR="00A7682A" w:rsidRPr="00F63B3F">
        <w:rPr>
          <w:rFonts w:cs="Arial"/>
          <w:szCs w:val="20"/>
        </w:rPr>
        <w:t xml:space="preserve"> </w:t>
      </w:r>
      <w:r w:rsidR="001136EA">
        <w:rPr>
          <w:rFonts w:cs="Arial"/>
          <w:szCs w:val="20"/>
        </w:rPr>
        <w:t xml:space="preserve">the </w:t>
      </w:r>
      <w:r w:rsidR="00A7682A" w:rsidRPr="00F63B3F">
        <w:rPr>
          <w:rFonts w:cs="Arial"/>
          <w:szCs w:val="20"/>
        </w:rPr>
        <w:t xml:space="preserve">threshold file </w:t>
      </w:r>
      <w:r w:rsidR="001136EA">
        <w:rPr>
          <w:rFonts w:cs="Arial"/>
          <w:szCs w:val="20"/>
        </w:rPr>
        <w:t xml:space="preserve">having </w:t>
      </w:r>
      <w:r w:rsidR="00A7682A" w:rsidRPr="00F63B3F">
        <w:rPr>
          <w:rFonts w:cs="Arial"/>
          <w:szCs w:val="20"/>
        </w:rPr>
        <w:t>text format.</w:t>
      </w:r>
    </w:p>
    <w:p w14:paraId="1E86A5FA" w14:textId="77777777" w:rsidR="00545888" w:rsidRDefault="00884EBB" w:rsidP="006D6D52">
      <w:pPr>
        <w:spacing w:after="0"/>
        <w:rPr>
          <w:rFonts w:cs="Arial"/>
          <w:szCs w:val="20"/>
        </w:rPr>
      </w:pPr>
      <w:r>
        <w:rPr>
          <w:rFonts w:cs="Arial"/>
          <w:szCs w:val="20"/>
        </w:rPr>
        <w:object w:dxaOrig="1532" w:dyaOrig="991" w14:anchorId="3DCEC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8" o:title=""/>
          </v:shape>
          <o:OLEObject Type="Embed" ProgID="Package" ShapeID="_x0000_i1025" DrawAspect="Icon" ObjectID="_1682234718" r:id="rId19"/>
        </w:object>
      </w:r>
      <w:r>
        <w:rPr>
          <w:rFonts w:cs="Arial"/>
          <w:szCs w:val="20"/>
        </w:rPr>
        <w:object w:dxaOrig="1532" w:dyaOrig="991" w14:anchorId="41D18DC7">
          <v:shape id="_x0000_i1026" type="#_x0000_t75" style="width:76.5pt;height:48.75pt" o:ole="">
            <v:imagedata r:id="rId20" o:title=""/>
          </v:shape>
          <o:OLEObject Type="Embed" ProgID="Package" ShapeID="_x0000_i1026" DrawAspect="Icon" ObjectID="_1682234719" r:id="rId21"/>
        </w:object>
      </w:r>
      <w:r w:rsidR="0087485F">
        <w:rPr>
          <w:rFonts w:cs="Arial"/>
          <w:szCs w:val="20"/>
        </w:rPr>
        <w:object w:dxaOrig="1532" w:dyaOrig="991" w14:anchorId="1F38D9E5">
          <v:shape id="_x0000_i1027" type="#_x0000_t75" style="width:76.5pt;height:50.25pt" o:ole="">
            <v:imagedata r:id="rId22" o:title=""/>
          </v:shape>
          <o:OLEObject Type="Embed" ProgID="Package" ShapeID="_x0000_i1027" DrawAspect="Icon" ObjectID="_1682234720" r:id="rId23"/>
        </w:object>
      </w:r>
      <w:r w:rsidR="0087485F">
        <w:rPr>
          <w:rFonts w:cs="Arial"/>
          <w:szCs w:val="20"/>
        </w:rPr>
        <w:t xml:space="preserve"> </w:t>
      </w:r>
      <w:r w:rsidR="0087485F">
        <w:rPr>
          <w:rFonts w:cs="Arial"/>
          <w:szCs w:val="20"/>
        </w:rPr>
        <w:object w:dxaOrig="1532" w:dyaOrig="991" w14:anchorId="630BEE6C">
          <v:shape id="_x0000_i1028" type="#_x0000_t75" style="width:76.5pt;height:50.25pt" o:ole="">
            <v:imagedata r:id="rId24" o:title=""/>
          </v:shape>
          <o:OLEObject Type="Embed" ProgID="Package" ShapeID="_x0000_i1028" DrawAspect="Icon" ObjectID="_1682234721" r:id="rId25"/>
        </w:object>
      </w:r>
      <w:r w:rsidR="0087485F">
        <w:rPr>
          <w:rFonts w:cs="Arial"/>
          <w:szCs w:val="20"/>
        </w:rPr>
        <w:t xml:space="preserve"> </w:t>
      </w:r>
      <w:r w:rsidR="0087485F">
        <w:rPr>
          <w:rFonts w:cs="Arial"/>
          <w:szCs w:val="20"/>
        </w:rPr>
        <w:object w:dxaOrig="1532" w:dyaOrig="991" w14:anchorId="5BC682F8">
          <v:shape id="_x0000_i1029" type="#_x0000_t75" style="width:76.5pt;height:50.25pt" o:ole="">
            <v:imagedata r:id="rId26" o:title=""/>
          </v:shape>
          <o:OLEObject Type="Embed" ProgID="Package" ShapeID="_x0000_i1029" DrawAspect="Icon" ObjectID="_1682234722" r:id="rId27"/>
        </w:object>
      </w:r>
      <w:r w:rsidR="0087485F">
        <w:rPr>
          <w:rFonts w:cs="Arial"/>
          <w:szCs w:val="20"/>
        </w:rPr>
        <w:t xml:space="preserve"> </w:t>
      </w:r>
      <w:r w:rsidR="0087485F">
        <w:rPr>
          <w:rFonts w:cs="Arial"/>
          <w:szCs w:val="20"/>
        </w:rPr>
        <w:object w:dxaOrig="1532" w:dyaOrig="991" w14:anchorId="699B46D9">
          <v:shape id="_x0000_i1030" type="#_x0000_t75" style="width:76.5pt;height:50.25pt" o:ole="">
            <v:imagedata r:id="rId28" o:title=""/>
          </v:shape>
          <o:OLEObject Type="Embed" ProgID="Package" ShapeID="_x0000_i1030" DrawAspect="Icon" ObjectID="_1682234723" r:id="rId29"/>
        </w:object>
      </w:r>
      <w:r w:rsidR="00A76337">
        <w:rPr>
          <w:rFonts w:cs="Arial"/>
          <w:szCs w:val="20"/>
        </w:rPr>
        <w:t xml:space="preserve"> </w:t>
      </w:r>
      <w:r w:rsidR="00A76337">
        <w:rPr>
          <w:rFonts w:cs="Arial"/>
          <w:szCs w:val="20"/>
        </w:rPr>
        <w:object w:dxaOrig="1532" w:dyaOrig="991" w14:anchorId="04F9DC1C">
          <v:shape id="_x0000_i1031" type="#_x0000_t75" style="width:76.5pt;height:50.25pt" o:ole="">
            <v:imagedata r:id="rId30" o:title=""/>
          </v:shape>
          <o:OLEObject Type="Embed" ProgID="Package" ShapeID="_x0000_i1031" DrawAspect="Icon" ObjectID="_1682234724" r:id="rId31"/>
        </w:object>
      </w:r>
    </w:p>
    <w:p w14:paraId="2E9A1D78" w14:textId="77777777" w:rsidR="000D00C1" w:rsidRDefault="000D00C1" w:rsidP="006D6D52">
      <w:pPr>
        <w:spacing w:after="0"/>
        <w:rPr>
          <w:rFonts w:cs="Arial"/>
          <w:szCs w:val="20"/>
        </w:rPr>
      </w:pPr>
    </w:p>
    <w:p w14:paraId="69696087" w14:textId="77777777" w:rsidR="000D00C1" w:rsidRPr="00590FCF" w:rsidRDefault="000D00C1" w:rsidP="00590FCF">
      <w:pPr>
        <w:pStyle w:val="Titolo2"/>
      </w:pPr>
      <w:bookmarkStart w:id="806" w:name="_Toc68684809"/>
      <w:r w:rsidRPr="00590FCF">
        <w:t>Messages structure</w:t>
      </w:r>
      <w:bookmarkEnd w:id="806"/>
    </w:p>
    <w:p w14:paraId="0AA91661" w14:textId="0148B8AA" w:rsidR="000D00C1" w:rsidRPr="00F63B3F" w:rsidRDefault="000D00C1" w:rsidP="000D00C1">
      <w:pPr>
        <w:rPr>
          <w:rFonts w:cs="Arial"/>
          <w:szCs w:val="20"/>
        </w:rPr>
      </w:pPr>
      <w:r w:rsidRPr="00F63B3F">
        <w:rPr>
          <w:rFonts w:cs="Arial"/>
          <w:szCs w:val="20"/>
        </w:rPr>
        <w:t>The “Messages.xml” file contains a list of MESSAGE tag</w:t>
      </w:r>
      <w:r w:rsidR="001136EA">
        <w:rPr>
          <w:rFonts w:cs="Arial"/>
          <w:szCs w:val="20"/>
        </w:rPr>
        <w:t>s, it has</w:t>
      </w:r>
      <w:r w:rsidRPr="00F63B3F">
        <w:rPr>
          <w:rFonts w:cs="Arial"/>
          <w:szCs w:val="20"/>
        </w:rPr>
        <w:t xml:space="preserve"> the following structure:</w:t>
      </w:r>
    </w:p>
    <w:p w14:paraId="13CC39F8" w14:textId="77777777" w:rsidR="000D00C1" w:rsidRPr="00841AA9" w:rsidRDefault="000D00C1" w:rsidP="000D00C1">
      <w:pPr>
        <w:spacing w:after="0"/>
        <w:rPr>
          <w:rFonts w:cs="Arial"/>
          <w:szCs w:val="20"/>
        </w:rPr>
      </w:pPr>
      <w:r w:rsidRPr="00841AA9">
        <w:rPr>
          <w:rFonts w:ascii="Arial" w:hAnsi="Arial" w:cs="Arial"/>
          <w:sz w:val="24"/>
          <w:szCs w:val="24"/>
        </w:rPr>
        <w:tab/>
      </w:r>
      <w:r w:rsidRPr="00841AA9">
        <w:rPr>
          <w:rFonts w:cs="Arial"/>
          <w:szCs w:val="20"/>
        </w:rPr>
        <w:t>&lt;</w:t>
      </w:r>
      <w:r w:rsidRPr="00841AA9">
        <w:rPr>
          <w:rFonts w:cs="Arial"/>
          <w:b/>
          <w:szCs w:val="20"/>
        </w:rPr>
        <w:t>Message</w:t>
      </w:r>
      <w:r w:rsidRPr="00841AA9">
        <w:rPr>
          <w:rFonts w:cs="Arial"/>
          <w:szCs w:val="20"/>
        </w:rPr>
        <w:t>&gt;</w:t>
      </w:r>
    </w:p>
    <w:p w14:paraId="1CD89173"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Property</w:t>
      </w:r>
      <w:r w:rsidRPr="00841AA9">
        <w:rPr>
          <w:rFonts w:cs="Arial"/>
          <w:szCs w:val="20"/>
        </w:rPr>
        <w:t>&gt;TD&lt;/</w:t>
      </w:r>
      <w:r w:rsidRPr="00841AA9">
        <w:rPr>
          <w:rFonts w:cs="Arial"/>
          <w:b/>
          <w:szCs w:val="20"/>
        </w:rPr>
        <w:t>Property</w:t>
      </w:r>
      <w:r w:rsidRPr="00841AA9">
        <w:rPr>
          <w:rFonts w:cs="Arial"/>
          <w:szCs w:val="20"/>
        </w:rPr>
        <w:t>&gt;</w:t>
      </w:r>
    </w:p>
    <w:p w14:paraId="3B509EA7"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Code</w:t>
      </w:r>
      <w:r w:rsidRPr="00841AA9">
        <w:rPr>
          <w:rFonts w:cs="Arial"/>
          <w:szCs w:val="20"/>
        </w:rPr>
        <w:t>&gt;006&lt;/</w:t>
      </w:r>
      <w:r w:rsidRPr="00841AA9">
        <w:rPr>
          <w:rFonts w:cs="Arial"/>
          <w:b/>
          <w:szCs w:val="20"/>
        </w:rPr>
        <w:t>Code</w:t>
      </w:r>
      <w:r w:rsidRPr="00841AA9">
        <w:rPr>
          <w:rFonts w:cs="Arial"/>
          <w:szCs w:val="20"/>
        </w:rPr>
        <w:t>&gt;</w:t>
      </w:r>
    </w:p>
    <w:p w14:paraId="1EE33726"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Text</w:t>
      </w:r>
      <w:r w:rsidRPr="00841AA9">
        <w:rPr>
          <w:rFonts w:cs="Arial"/>
          <w:szCs w:val="20"/>
        </w:rPr>
        <w:t>&gt;Dew-point temperature exceeds air temperature by 1C or less: dew-point temperature automatically changed to air temperature&lt;/</w:t>
      </w:r>
      <w:r w:rsidRPr="00841AA9">
        <w:rPr>
          <w:rFonts w:cs="Arial"/>
          <w:b/>
          <w:szCs w:val="20"/>
        </w:rPr>
        <w:t>Text</w:t>
      </w:r>
      <w:r w:rsidRPr="00841AA9">
        <w:rPr>
          <w:rFonts w:cs="Arial"/>
          <w:szCs w:val="20"/>
        </w:rPr>
        <w:t>&gt;</w:t>
      </w:r>
    </w:p>
    <w:p w14:paraId="0DC7756A" w14:textId="77777777" w:rsidR="000D00C1" w:rsidRPr="00841AA9" w:rsidRDefault="000D00C1" w:rsidP="000D00C1">
      <w:pPr>
        <w:spacing w:after="0"/>
        <w:rPr>
          <w:rFonts w:cs="Arial"/>
          <w:szCs w:val="20"/>
        </w:rPr>
      </w:pPr>
      <w:r w:rsidRPr="00841AA9">
        <w:rPr>
          <w:rFonts w:cs="Arial"/>
          <w:szCs w:val="20"/>
        </w:rPr>
        <w:tab/>
      </w:r>
      <w:r w:rsidRPr="00841AA9">
        <w:rPr>
          <w:rFonts w:cs="Arial"/>
          <w:szCs w:val="20"/>
        </w:rPr>
        <w:tab/>
        <w:t>&lt;</w:t>
      </w:r>
      <w:r w:rsidRPr="00841AA9">
        <w:rPr>
          <w:rFonts w:cs="Arial"/>
          <w:b/>
          <w:szCs w:val="20"/>
        </w:rPr>
        <w:t>Level</w:t>
      </w:r>
      <w:r w:rsidRPr="00841AA9">
        <w:rPr>
          <w:rFonts w:cs="Arial"/>
          <w:szCs w:val="20"/>
        </w:rPr>
        <w:t>&gt;A&lt;/</w:t>
      </w:r>
      <w:r w:rsidRPr="00841AA9">
        <w:rPr>
          <w:rFonts w:cs="Arial"/>
          <w:b/>
          <w:szCs w:val="20"/>
        </w:rPr>
        <w:t>Level</w:t>
      </w:r>
      <w:r w:rsidRPr="00841AA9">
        <w:rPr>
          <w:rFonts w:cs="Arial"/>
          <w:szCs w:val="20"/>
        </w:rPr>
        <w:t>&gt;</w:t>
      </w:r>
    </w:p>
    <w:p w14:paraId="37F0175C" w14:textId="77777777" w:rsidR="000D00C1" w:rsidRPr="00841AA9" w:rsidRDefault="000D00C1" w:rsidP="000D00C1">
      <w:pPr>
        <w:spacing w:after="0"/>
        <w:rPr>
          <w:rFonts w:ascii="Arial" w:hAnsi="Arial" w:cs="Arial"/>
          <w:sz w:val="24"/>
          <w:szCs w:val="24"/>
        </w:rPr>
      </w:pPr>
      <w:r w:rsidRPr="00841AA9">
        <w:rPr>
          <w:rFonts w:cs="Arial"/>
          <w:szCs w:val="20"/>
        </w:rPr>
        <w:tab/>
        <w:t>&lt;/</w:t>
      </w:r>
      <w:r w:rsidRPr="00841AA9">
        <w:rPr>
          <w:rFonts w:cs="Arial"/>
          <w:b/>
          <w:szCs w:val="20"/>
        </w:rPr>
        <w:t>Message</w:t>
      </w:r>
      <w:r w:rsidRPr="00841AA9">
        <w:rPr>
          <w:rFonts w:cs="Arial"/>
          <w:szCs w:val="20"/>
        </w:rPr>
        <w:t>&gt;,</w:t>
      </w:r>
      <w:r w:rsidRPr="00841AA9">
        <w:rPr>
          <w:rFonts w:ascii="Arial" w:hAnsi="Arial" w:cs="Arial"/>
          <w:sz w:val="24"/>
          <w:szCs w:val="24"/>
        </w:rPr>
        <w:t xml:space="preserve"> where:</w:t>
      </w:r>
    </w:p>
    <w:p w14:paraId="10BCF293" w14:textId="77777777" w:rsidR="000D00C1" w:rsidRPr="00841AA9" w:rsidRDefault="000D00C1">
      <w:pPr>
        <w:pStyle w:val="Paragrafoelenco"/>
        <w:numPr>
          <w:ilvl w:val="0"/>
          <w:numId w:val="13"/>
        </w:numPr>
      </w:pPr>
      <w:r w:rsidRPr="00841AA9">
        <w:t>“Property” tag contains the name of the property to which refers</w:t>
      </w:r>
    </w:p>
    <w:p w14:paraId="3BB2B630" w14:textId="5DE0F80B" w:rsidR="000D00C1" w:rsidRPr="00841AA9" w:rsidRDefault="000D00C1">
      <w:pPr>
        <w:pStyle w:val="Paragrafoelenco"/>
        <w:numPr>
          <w:ilvl w:val="0"/>
          <w:numId w:val="13"/>
        </w:numPr>
      </w:pPr>
      <w:r w:rsidRPr="00841AA9">
        <w:lastRenderedPageBreak/>
        <w:t>“Code” represents the code of the message (a sequential number related to each property)</w:t>
      </w:r>
    </w:p>
    <w:p w14:paraId="52041F89" w14:textId="77777777" w:rsidR="000D00C1" w:rsidRPr="00841AA9" w:rsidRDefault="000D00C1">
      <w:pPr>
        <w:pStyle w:val="Paragrafoelenco"/>
        <w:numPr>
          <w:ilvl w:val="0"/>
          <w:numId w:val="13"/>
        </w:numPr>
      </w:pPr>
      <w:r w:rsidRPr="00841AA9">
        <w:t>“Text” contains the full description of the error</w:t>
      </w:r>
    </w:p>
    <w:p w14:paraId="033AAB48" w14:textId="0D25F117" w:rsidR="000D00C1" w:rsidRDefault="000D00C1">
      <w:pPr>
        <w:pStyle w:val="Paragrafoelenco"/>
        <w:numPr>
          <w:ilvl w:val="0"/>
          <w:numId w:val="13"/>
        </w:numPr>
      </w:pPr>
      <w:r w:rsidRPr="00841AA9">
        <w:t>“Level” contains the</w:t>
      </w:r>
      <w:r w:rsidR="001136EA">
        <w:t xml:space="preserve"> warning</w:t>
      </w:r>
      <w:r w:rsidRPr="00841AA9">
        <w:t xml:space="preserve"> level: A – alert, S – suspicious, W – wrong value</w:t>
      </w:r>
      <w:r w:rsidR="0087746E" w:rsidRPr="00841AA9">
        <w:t>.</w:t>
      </w:r>
    </w:p>
    <w:p w14:paraId="7CC99AD5" w14:textId="795C5144" w:rsidR="005A422A" w:rsidRDefault="005A422A">
      <w:pPr>
        <w:pStyle w:val="Paragrafoelenco"/>
        <w:numPr>
          <w:ilvl w:val="0"/>
          <w:numId w:val="13"/>
        </w:numPr>
      </w:pPr>
      <w:r>
        <w:t>“Values” (only for Messages.HeavyChecks.xml</w:t>
      </w:r>
      <w:r w:rsidR="008D7FD6">
        <w:t>, Messages.Daily.ThresholdChecks.xml, Messages.Seasons.ThresholdChecks.xml</w:t>
      </w:r>
      <w:r>
        <w:t xml:space="preserve">) contains a list of property to </w:t>
      </w:r>
      <w:r w:rsidR="001136EA">
        <w:t xml:space="preserve">write </w:t>
      </w:r>
      <w:r>
        <w:t>(like &lt;PropertyName&gt;=&lt;PropertyValue&gt;) into the output KO XML file.</w:t>
      </w:r>
    </w:p>
    <w:p w14:paraId="5D45C7A1" w14:textId="69601E5E" w:rsidR="00B73DDB" w:rsidRDefault="00B73DDB" w:rsidP="00B73DDB">
      <w:r>
        <w:t xml:space="preserve">The text message can contain dynamic values </w:t>
      </w:r>
      <w:r w:rsidR="001136EA">
        <w:t>such as</w:t>
      </w:r>
      <w:r>
        <w:t xml:space="preserve"> #0#, #1# … #n# that must be transfer</w:t>
      </w:r>
      <w:r w:rsidR="001136EA">
        <w:t>red</w:t>
      </w:r>
      <w:r>
        <w:t xml:space="preserve"> inside the source code. The #0# will be replace</w:t>
      </w:r>
      <w:r w:rsidR="001136EA">
        <w:t>d</w:t>
      </w:r>
      <w:r>
        <w:t xml:space="preserve"> </w:t>
      </w:r>
      <w:r w:rsidR="001136EA">
        <w:t>by</w:t>
      </w:r>
      <w:r>
        <w:t xml:space="preserve"> the first value received, the #1# </w:t>
      </w:r>
      <w:r w:rsidR="001136EA">
        <w:t xml:space="preserve">by </w:t>
      </w:r>
      <w:r>
        <w:t>the second one, and so on.</w:t>
      </w:r>
    </w:p>
    <w:p w14:paraId="59084BC5" w14:textId="77777777" w:rsidR="00726F54" w:rsidRDefault="00726F54" w:rsidP="00B73DDB">
      <w:r>
        <w:t>The KO XML file, if empty, contains only the tag “&lt;Observations /&gt;”.</w:t>
      </w:r>
    </w:p>
    <w:p w14:paraId="2E4FAE11" w14:textId="77777777" w:rsidR="00726F54" w:rsidRPr="00841AA9" w:rsidRDefault="00726F54" w:rsidP="00B73DDB"/>
    <w:p w14:paraId="41D5926D" w14:textId="77777777" w:rsidR="00841AA9" w:rsidRPr="0042297D" w:rsidRDefault="00841AA9" w:rsidP="00590FCF">
      <w:pPr>
        <w:pStyle w:val="Titolo2"/>
      </w:pPr>
      <w:bookmarkStart w:id="807" w:name="_Toc68684810"/>
      <w:r w:rsidRPr="0042297D">
        <w:t>Messages behavior</w:t>
      </w:r>
      <w:bookmarkEnd w:id="807"/>
    </w:p>
    <w:p w14:paraId="395F27AE" w14:textId="6B39B58F" w:rsidR="00841AA9" w:rsidRPr="00F63B3F" w:rsidRDefault="00841AA9" w:rsidP="00841AA9">
      <w:pPr>
        <w:rPr>
          <w:rFonts w:cs="Arial"/>
          <w:szCs w:val="20"/>
        </w:rPr>
      </w:pPr>
      <w:r w:rsidRPr="00F63B3F">
        <w:rPr>
          <w:rFonts w:cs="Arial"/>
          <w:szCs w:val="20"/>
        </w:rPr>
        <w:t xml:space="preserve">At the start of each check step the engine </w:t>
      </w:r>
      <w:r w:rsidR="001136EA">
        <w:rPr>
          <w:rFonts w:cs="Arial"/>
          <w:szCs w:val="20"/>
        </w:rPr>
        <w:t xml:space="preserve">merges </w:t>
      </w:r>
      <w:r w:rsidRPr="00F63B3F">
        <w:rPr>
          <w:rFonts w:cs="Arial"/>
          <w:szCs w:val="20"/>
        </w:rPr>
        <w:t xml:space="preserve"> the original input data and </w:t>
      </w:r>
      <w:r w:rsidR="001136EA">
        <w:rPr>
          <w:rFonts w:cs="Arial"/>
          <w:szCs w:val="20"/>
        </w:rPr>
        <w:t xml:space="preserve">the </w:t>
      </w:r>
      <w:r w:rsidRPr="00F63B3F">
        <w:rPr>
          <w:rFonts w:cs="Arial"/>
          <w:szCs w:val="20"/>
        </w:rPr>
        <w:t>events corrected by the operator</w:t>
      </w:r>
      <w:r w:rsidR="001136EA">
        <w:rPr>
          <w:rFonts w:cs="Arial"/>
          <w:szCs w:val="20"/>
        </w:rPr>
        <w:t xml:space="preserve"> though the QUACKME GUI</w:t>
      </w:r>
      <w:r w:rsidRPr="00F63B3F">
        <w:rPr>
          <w:rFonts w:cs="Arial"/>
          <w:szCs w:val="20"/>
        </w:rPr>
        <w:t>. The following rules</w:t>
      </w:r>
      <w:r w:rsidR="001136EA">
        <w:rPr>
          <w:rFonts w:cs="Arial"/>
          <w:szCs w:val="20"/>
        </w:rPr>
        <w:t xml:space="preserve"> apply</w:t>
      </w:r>
      <w:r w:rsidRPr="00F63B3F">
        <w:rPr>
          <w:rFonts w:cs="Arial"/>
          <w:szCs w:val="20"/>
        </w:rPr>
        <w:t>:</w:t>
      </w:r>
    </w:p>
    <w:p w14:paraId="12820E03" w14:textId="6660595D" w:rsidR="00841AA9" w:rsidRPr="00841AA9" w:rsidRDefault="00841AA9">
      <w:pPr>
        <w:pStyle w:val="Paragrafoelenco"/>
        <w:numPr>
          <w:ilvl w:val="0"/>
          <w:numId w:val="15"/>
        </w:numPr>
      </w:pPr>
      <w:r w:rsidRPr="00841AA9">
        <w:t xml:space="preserve">If a property </w:t>
      </w:r>
      <w:r w:rsidR="001136EA">
        <w:t>i</w:t>
      </w:r>
      <w:r w:rsidRPr="00841AA9">
        <w:t xml:space="preserve">s reported and corrected by the operator with status </w:t>
      </w:r>
      <w:r w:rsidRPr="00F06434">
        <w:rPr>
          <w:b/>
        </w:rPr>
        <w:t>F</w:t>
      </w:r>
      <w:r w:rsidRPr="00841AA9">
        <w:t xml:space="preserve"> </w:t>
      </w:r>
      <w:r w:rsidR="001136EA">
        <w:t>then it is</w:t>
      </w:r>
      <w:r w:rsidRPr="00841AA9">
        <w:t xml:space="preserve"> consider</w:t>
      </w:r>
      <w:r w:rsidR="001136EA">
        <w:t>ed</w:t>
      </w:r>
      <w:r w:rsidRPr="00841AA9">
        <w:t xml:space="preserve"> correct</w:t>
      </w:r>
    </w:p>
    <w:p w14:paraId="22604DBA" w14:textId="3E149810" w:rsidR="00841AA9" w:rsidRPr="00841AA9" w:rsidRDefault="00841AA9">
      <w:pPr>
        <w:pStyle w:val="Paragrafoelenco"/>
        <w:numPr>
          <w:ilvl w:val="0"/>
          <w:numId w:val="15"/>
        </w:numPr>
      </w:pPr>
      <w:r w:rsidRPr="00841AA9">
        <w:t xml:space="preserve">If a property </w:t>
      </w:r>
      <w:r w:rsidR="001136EA">
        <w:t>i</w:t>
      </w:r>
      <w:r w:rsidRPr="00841AA9">
        <w:t xml:space="preserve">s reported and corrected by the operator with status </w:t>
      </w:r>
      <w:r w:rsidRPr="00F06434">
        <w:rPr>
          <w:b/>
        </w:rPr>
        <w:t>M</w:t>
      </w:r>
      <w:r w:rsidRPr="00841AA9">
        <w:t xml:space="preserve"> </w:t>
      </w:r>
      <w:r w:rsidR="001136EA">
        <w:t xml:space="preserve">then </w:t>
      </w:r>
      <w:r w:rsidRPr="00841AA9">
        <w:t xml:space="preserve">the new value </w:t>
      </w:r>
      <w:r w:rsidR="001136EA">
        <w:t>(</w:t>
      </w:r>
      <w:r w:rsidRPr="00841AA9">
        <w:t>assign</w:t>
      </w:r>
      <w:r w:rsidR="00F06434">
        <w:t>ed by the operator</w:t>
      </w:r>
      <w:r w:rsidR="001136EA">
        <w:t>)</w:t>
      </w:r>
      <w:r w:rsidR="00F06434">
        <w:t xml:space="preserve"> </w:t>
      </w:r>
      <w:r w:rsidR="001136EA">
        <w:t xml:space="preserve">is moved </w:t>
      </w:r>
      <w:r w:rsidRPr="00841AA9">
        <w:t>to the input data and consider</w:t>
      </w:r>
      <w:r w:rsidR="001136EA">
        <w:t>ed</w:t>
      </w:r>
      <w:r w:rsidRPr="00841AA9">
        <w:t xml:space="preserve"> correct</w:t>
      </w:r>
    </w:p>
    <w:p w14:paraId="63929ABB" w14:textId="6835AFED" w:rsidR="00841AA9" w:rsidRPr="00841AA9" w:rsidRDefault="00841AA9">
      <w:pPr>
        <w:pStyle w:val="Paragrafoelenco"/>
        <w:numPr>
          <w:ilvl w:val="0"/>
          <w:numId w:val="15"/>
        </w:numPr>
      </w:pPr>
      <w:r w:rsidRPr="00841AA9">
        <w:t xml:space="preserve">If a property </w:t>
      </w:r>
      <w:r w:rsidR="001136EA">
        <w:t>i</w:t>
      </w:r>
      <w:r w:rsidRPr="00841AA9">
        <w:t xml:space="preserve">s reported with the status </w:t>
      </w:r>
      <w:r w:rsidRPr="00F06434">
        <w:rPr>
          <w:b/>
        </w:rPr>
        <w:t>W</w:t>
      </w:r>
      <w:r w:rsidRPr="00841AA9">
        <w:t xml:space="preserve"> (wrong) and left unchanged by the operator</w:t>
      </w:r>
      <w:r w:rsidR="001136EA">
        <w:t xml:space="preserve"> then its</w:t>
      </w:r>
      <w:r w:rsidRPr="00841AA9">
        <w:t xml:space="preserve"> value </w:t>
      </w:r>
      <w:r w:rsidR="001136EA">
        <w:t xml:space="preserve">is </w:t>
      </w:r>
      <w:r w:rsidRPr="00841AA9">
        <w:t xml:space="preserve">discarded and </w:t>
      </w:r>
      <w:r w:rsidR="001136EA">
        <w:t xml:space="preserve">replaced by </w:t>
      </w:r>
      <w:r w:rsidRPr="00F06434">
        <w:rPr>
          <w:b/>
        </w:rPr>
        <w:t>NA</w:t>
      </w:r>
      <w:r w:rsidRPr="00841AA9">
        <w:t xml:space="preserve"> (NOT DEFINED)</w:t>
      </w:r>
    </w:p>
    <w:p w14:paraId="0A46E0B0" w14:textId="3D6AA010" w:rsidR="00841AA9" w:rsidRPr="00F63B3F" w:rsidRDefault="00841AA9">
      <w:pPr>
        <w:pStyle w:val="Paragrafoelenco"/>
        <w:numPr>
          <w:ilvl w:val="0"/>
          <w:numId w:val="15"/>
        </w:numPr>
        <w:rPr>
          <w:szCs w:val="20"/>
        </w:rPr>
      </w:pPr>
      <w:r w:rsidRPr="00841AA9">
        <w:t xml:space="preserve">If a property </w:t>
      </w:r>
      <w:r w:rsidR="001136EA">
        <w:t>i</w:t>
      </w:r>
      <w:r w:rsidRPr="00841AA9">
        <w:t xml:space="preserve">s reported with the status </w:t>
      </w:r>
      <w:r w:rsidRPr="00F06434">
        <w:rPr>
          <w:b/>
        </w:rPr>
        <w:t>S</w:t>
      </w:r>
      <w:r w:rsidRPr="00841AA9">
        <w:t xml:space="preserve"> (suspicious) and left unchanged by the </w:t>
      </w:r>
      <w:r w:rsidRPr="00F63B3F">
        <w:rPr>
          <w:szCs w:val="20"/>
        </w:rPr>
        <w:t xml:space="preserve">operator </w:t>
      </w:r>
      <w:r w:rsidR="001136EA">
        <w:rPr>
          <w:szCs w:val="20"/>
        </w:rPr>
        <w:t xml:space="preserve">then </w:t>
      </w:r>
      <w:r w:rsidRPr="00F63B3F">
        <w:rPr>
          <w:szCs w:val="20"/>
        </w:rPr>
        <w:t>i</w:t>
      </w:r>
      <w:r w:rsidR="001136EA">
        <w:rPr>
          <w:szCs w:val="20"/>
        </w:rPr>
        <w:t>t</w:t>
      </w:r>
      <w:r w:rsidRPr="00F63B3F">
        <w:rPr>
          <w:szCs w:val="20"/>
        </w:rPr>
        <w:t>s value remain</w:t>
      </w:r>
      <w:r w:rsidR="001136EA">
        <w:rPr>
          <w:szCs w:val="20"/>
        </w:rPr>
        <w:t>s</w:t>
      </w:r>
      <w:r w:rsidRPr="00F63B3F">
        <w:rPr>
          <w:szCs w:val="20"/>
        </w:rPr>
        <w:t xml:space="preserve"> the same for </w:t>
      </w:r>
      <w:r w:rsidR="001136EA">
        <w:rPr>
          <w:szCs w:val="20"/>
        </w:rPr>
        <w:t xml:space="preserve">the </w:t>
      </w:r>
      <w:r w:rsidRPr="00F63B3F">
        <w:rPr>
          <w:szCs w:val="20"/>
        </w:rPr>
        <w:t>next run</w:t>
      </w:r>
    </w:p>
    <w:p w14:paraId="5C2670DD" w14:textId="3E8B4DBE" w:rsidR="00841AA9" w:rsidRPr="00F63B3F" w:rsidRDefault="00841AA9" w:rsidP="00841AA9">
      <w:pPr>
        <w:rPr>
          <w:rFonts w:cs="Arial"/>
          <w:szCs w:val="20"/>
        </w:rPr>
      </w:pPr>
      <w:r w:rsidRPr="00F63B3F">
        <w:rPr>
          <w:rFonts w:cs="Arial"/>
          <w:szCs w:val="20"/>
        </w:rPr>
        <w:t xml:space="preserve">For all runs after the first, </w:t>
      </w:r>
      <w:r w:rsidR="001136EA">
        <w:rPr>
          <w:rFonts w:cs="Arial"/>
          <w:szCs w:val="20"/>
        </w:rPr>
        <w:t xml:space="preserve">it </w:t>
      </w:r>
      <w:r w:rsidRPr="00F63B3F">
        <w:rPr>
          <w:rFonts w:cs="Arial"/>
          <w:szCs w:val="20"/>
        </w:rPr>
        <w:t xml:space="preserve">exists the possibility to generate the same message for a </w:t>
      </w:r>
      <w:r w:rsidR="00F06434" w:rsidRPr="00F63B3F">
        <w:rPr>
          <w:rFonts w:cs="Arial"/>
          <w:szCs w:val="20"/>
        </w:rPr>
        <w:t xml:space="preserve">specific </w:t>
      </w:r>
      <w:r w:rsidRPr="00F63B3F">
        <w:rPr>
          <w:rFonts w:cs="Arial"/>
          <w:szCs w:val="20"/>
        </w:rPr>
        <w:t>property</w:t>
      </w:r>
      <w:r w:rsidR="00F06434" w:rsidRPr="00F63B3F">
        <w:rPr>
          <w:rFonts w:cs="Arial"/>
          <w:szCs w:val="20"/>
        </w:rPr>
        <w:t xml:space="preserve"> of an observation</w:t>
      </w:r>
      <w:r w:rsidRPr="00F63B3F">
        <w:rPr>
          <w:rFonts w:cs="Arial"/>
          <w:szCs w:val="20"/>
        </w:rPr>
        <w:t xml:space="preserve">. In this </w:t>
      </w:r>
      <w:r w:rsidR="0086290F" w:rsidRPr="00F63B3F">
        <w:rPr>
          <w:rFonts w:cs="Arial"/>
          <w:szCs w:val="20"/>
        </w:rPr>
        <w:t>situation,</w:t>
      </w:r>
      <w:r w:rsidRPr="00F63B3F">
        <w:rPr>
          <w:rFonts w:cs="Arial"/>
          <w:szCs w:val="20"/>
        </w:rPr>
        <w:t xml:space="preserve">  t</w:t>
      </w:r>
      <w:r w:rsidR="00FB5F44" w:rsidRPr="00F63B3F">
        <w:rPr>
          <w:rFonts w:cs="Arial"/>
          <w:szCs w:val="20"/>
        </w:rPr>
        <w:t>w</w:t>
      </w:r>
      <w:r w:rsidRPr="00F63B3F">
        <w:rPr>
          <w:rFonts w:cs="Arial"/>
          <w:szCs w:val="20"/>
        </w:rPr>
        <w:t>o rules</w:t>
      </w:r>
      <w:r w:rsidR="001136EA">
        <w:rPr>
          <w:rFonts w:cs="Arial"/>
          <w:szCs w:val="20"/>
        </w:rPr>
        <w:t xml:space="preserve"> apply</w:t>
      </w:r>
      <w:r w:rsidRPr="00F63B3F">
        <w:rPr>
          <w:rFonts w:cs="Arial"/>
          <w:szCs w:val="20"/>
        </w:rPr>
        <w:t>:</w:t>
      </w:r>
    </w:p>
    <w:p w14:paraId="49C4BF94" w14:textId="03BD1621" w:rsidR="00841AA9" w:rsidRPr="00F06434" w:rsidRDefault="00841AA9">
      <w:pPr>
        <w:pStyle w:val="Paragrafoelenco"/>
        <w:numPr>
          <w:ilvl w:val="0"/>
          <w:numId w:val="16"/>
        </w:numPr>
      </w:pPr>
      <w:r w:rsidRPr="00F06434">
        <w:t xml:space="preserve">If the property </w:t>
      </w:r>
      <w:r w:rsidR="001136EA">
        <w:t>i</w:t>
      </w:r>
      <w:r w:rsidRPr="00F06434">
        <w:t xml:space="preserve">s corrected by the operator with status </w:t>
      </w:r>
      <w:r w:rsidRPr="00F06434">
        <w:rPr>
          <w:b/>
        </w:rPr>
        <w:t>F</w:t>
      </w:r>
      <w:r w:rsidRPr="00F06434">
        <w:t xml:space="preserve"> (forced) </w:t>
      </w:r>
      <w:r w:rsidR="001136EA">
        <w:t xml:space="preserve">then </w:t>
      </w:r>
      <w:r w:rsidRPr="00F06434">
        <w:t>the message</w:t>
      </w:r>
      <w:r w:rsidR="001136EA">
        <w:t xml:space="preserve"> is</w:t>
      </w:r>
      <w:r w:rsidRPr="00F06434">
        <w:t xml:space="preserve"> ignore</w:t>
      </w:r>
      <w:r w:rsidR="001136EA">
        <w:t>d</w:t>
      </w:r>
    </w:p>
    <w:p w14:paraId="1BF65CD2" w14:textId="03D09159" w:rsidR="00841AA9" w:rsidRPr="00F06434" w:rsidRDefault="00841AA9">
      <w:pPr>
        <w:pStyle w:val="Paragrafoelenco"/>
        <w:numPr>
          <w:ilvl w:val="0"/>
          <w:numId w:val="16"/>
        </w:numPr>
      </w:pPr>
      <w:r w:rsidRPr="00F06434">
        <w:t xml:space="preserve">If the property </w:t>
      </w:r>
      <w:r w:rsidR="001136EA">
        <w:t>i</w:t>
      </w:r>
      <w:r w:rsidRPr="00F06434">
        <w:t xml:space="preserve">s corrected by the operator with status </w:t>
      </w:r>
      <w:r w:rsidRPr="00F06434">
        <w:rPr>
          <w:b/>
        </w:rPr>
        <w:t>M</w:t>
      </w:r>
      <w:r w:rsidRPr="00F06434">
        <w:t xml:space="preserve"> (</w:t>
      </w:r>
      <w:r w:rsidR="00FB5F44">
        <w:t>modified</w:t>
      </w:r>
      <w:r w:rsidRPr="00F06434">
        <w:t xml:space="preserve">) the message </w:t>
      </w:r>
      <w:r w:rsidR="001136EA">
        <w:t xml:space="preserve">is then </w:t>
      </w:r>
      <w:r w:rsidR="0079220C">
        <w:t>report</w:t>
      </w:r>
      <w:r w:rsidR="001136EA">
        <w:t>ed</w:t>
      </w:r>
      <w:r w:rsidRPr="00F06434">
        <w:t xml:space="preserve"> again</w:t>
      </w:r>
    </w:p>
    <w:p w14:paraId="5553A5C7" w14:textId="77777777" w:rsidR="00841AA9" w:rsidRPr="00F06434" w:rsidRDefault="00841AA9" w:rsidP="00F06434">
      <w:pPr>
        <w:spacing w:after="0"/>
        <w:rPr>
          <w:rFonts w:ascii="Arial" w:hAnsi="Arial" w:cs="Arial"/>
        </w:rPr>
      </w:pPr>
    </w:p>
    <w:p w14:paraId="050B93B2" w14:textId="77777777" w:rsidR="000D00C1" w:rsidRPr="0042297D" w:rsidRDefault="000D00C1" w:rsidP="00590FCF">
      <w:pPr>
        <w:pStyle w:val="Titolo2"/>
      </w:pPr>
      <w:bookmarkStart w:id="808" w:name="_Toc68684811"/>
      <w:r w:rsidRPr="0042297D">
        <w:t>Workflow configuration structure</w:t>
      </w:r>
      <w:bookmarkEnd w:id="808"/>
    </w:p>
    <w:p w14:paraId="282DC352" w14:textId="08DB902D" w:rsidR="000E6A7C" w:rsidRPr="00F63B3F" w:rsidRDefault="000E6A7C" w:rsidP="000D00C1">
      <w:pPr>
        <w:rPr>
          <w:rFonts w:cs="Arial"/>
          <w:szCs w:val="20"/>
        </w:rPr>
      </w:pPr>
      <w:r w:rsidRPr="00F63B3F">
        <w:rPr>
          <w:rFonts w:cs="Arial"/>
          <w:szCs w:val="20"/>
        </w:rPr>
        <w:t>The “Workflow.xml” is organize</w:t>
      </w:r>
      <w:r w:rsidR="001136EA">
        <w:rPr>
          <w:rFonts w:cs="Arial"/>
          <w:szCs w:val="20"/>
        </w:rPr>
        <w:t>d</w:t>
      </w:r>
      <w:r w:rsidRPr="00F63B3F">
        <w:rPr>
          <w:rFonts w:cs="Arial"/>
          <w:szCs w:val="20"/>
        </w:rPr>
        <w:t xml:space="preserve"> by levels: Weak Checks, Heavy Checks and so on. All level</w:t>
      </w:r>
      <w:r w:rsidR="001136EA">
        <w:rPr>
          <w:rFonts w:cs="Arial"/>
          <w:szCs w:val="20"/>
        </w:rPr>
        <w:t>s</w:t>
      </w:r>
      <w:r w:rsidRPr="00F63B3F">
        <w:rPr>
          <w:rFonts w:cs="Arial"/>
          <w:szCs w:val="20"/>
        </w:rPr>
        <w:t xml:space="preserve"> have the same structure:</w:t>
      </w:r>
    </w:p>
    <w:p w14:paraId="7EAAE858" w14:textId="77777777" w:rsidR="000E6A7C" w:rsidRPr="000E6A7C" w:rsidRDefault="000E6A7C" w:rsidP="000E6A7C">
      <w:pPr>
        <w:spacing w:after="0"/>
        <w:rPr>
          <w:rFonts w:cs="Arial"/>
          <w:b/>
          <w:sz w:val="18"/>
          <w:szCs w:val="18"/>
        </w:rPr>
      </w:pPr>
      <w:r>
        <w:tab/>
      </w:r>
      <w:r>
        <w:tab/>
      </w:r>
      <w:r w:rsidRPr="000E6A7C">
        <w:rPr>
          <w:rFonts w:cs="Arial"/>
          <w:b/>
          <w:sz w:val="18"/>
          <w:szCs w:val="18"/>
        </w:rPr>
        <w:t xml:space="preserve">&lt;Check&gt; </w:t>
      </w:r>
    </w:p>
    <w:p w14:paraId="7DA063B6" w14:textId="77777777" w:rsidR="000E6A7C" w:rsidRP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&lt;Name&gt;</w:t>
      </w:r>
      <w:r w:rsidRPr="000E6A7C">
        <w:rPr>
          <w:rFonts w:cs="Arial"/>
          <w:sz w:val="18"/>
          <w:szCs w:val="18"/>
        </w:rPr>
        <w:t>Dew Point</w:t>
      </w:r>
      <w:r w:rsidRPr="000E6A7C">
        <w:rPr>
          <w:rFonts w:cs="Arial"/>
          <w:b/>
          <w:sz w:val="18"/>
          <w:szCs w:val="18"/>
        </w:rPr>
        <w:t>&lt;/Name&gt;</w:t>
      </w:r>
    </w:p>
    <w:p w14:paraId="0D1E451E" w14:textId="77777777" w:rsidR="000E6A7C" w:rsidRP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&lt;Module&gt;</w:t>
      </w:r>
      <w:r w:rsidRPr="000E6A7C">
        <w:rPr>
          <w:rFonts w:cs="Arial"/>
          <w:sz w:val="18"/>
          <w:szCs w:val="18"/>
        </w:rPr>
        <w:t>DewPoint_WeakChecks.R</w:t>
      </w:r>
      <w:r w:rsidRPr="000E6A7C">
        <w:rPr>
          <w:rFonts w:cs="Arial"/>
          <w:b/>
          <w:sz w:val="18"/>
          <w:szCs w:val="18"/>
        </w:rPr>
        <w:t>&lt;/Module&gt;</w:t>
      </w:r>
    </w:p>
    <w:p w14:paraId="5D4E3716" w14:textId="77777777" w:rsidR="000E6A7C" w:rsidRDefault="000E6A7C" w:rsidP="000E6A7C">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&lt;Method&gt;</w:t>
      </w:r>
      <w:r w:rsidRPr="000E6A7C">
        <w:rPr>
          <w:rFonts w:cs="Arial"/>
          <w:sz w:val="18"/>
          <w:szCs w:val="18"/>
        </w:rPr>
        <w:t>WeakChecks.CheckDewPoint</w:t>
      </w:r>
      <w:r w:rsidRPr="000E6A7C">
        <w:rPr>
          <w:rFonts w:cs="Arial"/>
          <w:b/>
          <w:sz w:val="18"/>
          <w:szCs w:val="18"/>
        </w:rPr>
        <w:t>&lt;/Method&gt;</w:t>
      </w:r>
      <w:r w:rsidRPr="000E6A7C">
        <w:rPr>
          <w:rFonts w:cs="Arial"/>
          <w:b/>
          <w:sz w:val="18"/>
          <w:szCs w:val="18"/>
        </w:rPr>
        <w:tab/>
      </w:r>
      <w:r w:rsidRPr="000E6A7C">
        <w:rPr>
          <w:rFonts w:cs="Arial"/>
          <w:b/>
          <w:sz w:val="18"/>
          <w:szCs w:val="18"/>
        </w:rPr>
        <w:tab/>
      </w:r>
    </w:p>
    <w:p w14:paraId="1CA420C2" w14:textId="77777777" w:rsidR="00382C5E" w:rsidRPr="000E6A7C" w:rsidRDefault="00382C5E" w:rsidP="00382C5E">
      <w:pPr>
        <w:spacing w:after="0"/>
        <w:rPr>
          <w:rFonts w:cs="Arial"/>
          <w:b/>
          <w:sz w:val="18"/>
          <w:szCs w:val="18"/>
        </w:rPr>
      </w:pPr>
      <w:r w:rsidRPr="000E6A7C">
        <w:rPr>
          <w:rFonts w:cs="Arial"/>
          <w:b/>
          <w:sz w:val="18"/>
          <w:szCs w:val="18"/>
        </w:rPr>
        <w:tab/>
      </w:r>
      <w:r w:rsidRPr="000E6A7C">
        <w:rPr>
          <w:rFonts w:cs="Arial"/>
          <w:b/>
          <w:sz w:val="18"/>
          <w:szCs w:val="18"/>
        </w:rPr>
        <w:tab/>
      </w:r>
      <w:r w:rsidRPr="000E6A7C">
        <w:rPr>
          <w:rFonts w:cs="Arial"/>
          <w:b/>
          <w:sz w:val="18"/>
          <w:szCs w:val="18"/>
        </w:rPr>
        <w:tab/>
        <w:t>&lt;Name&gt;</w:t>
      </w:r>
      <w:r>
        <w:rPr>
          <w:rFonts w:cs="Arial"/>
          <w:sz w:val="18"/>
          <w:szCs w:val="18"/>
        </w:rPr>
        <w:t>ON/OFF</w:t>
      </w:r>
      <w:r w:rsidRPr="000E6A7C">
        <w:rPr>
          <w:rFonts w:cs="Arial"/>
          <w:b/>
          <w:sz w:val="18"/>
          <w:szCs w:val="18"/>
        </w:rPr>
        <w:t>&lt;/Name&gt;</w:t>
      </w:r>
    </w:p>
    <w:p w14:paraId="5F897D2E" w14:textId="77777777" w:rsidR="000E6A7C" w:rsidRDefault="000E6A7C" w:rsidP="000E6A7C">
      <w:pPr>
        <w:spacing w:after="0"/>
        <w:rPr>
          <w:rFonts w:ascii="Arial" w:hAnsi="Arial" w:cs="Arial"/>
        </w:rPr>
      </w:pPr>
      <w:r w:rsidRPr="000E6A7C">
        <w:rPr>
          <w:rFonts w:cs="Arial"/>
          <w:b/>
          <w:sz w:val="18"/>
          <w:szCs w:val="18"/>
        </w:rPr>
        <w:tab/>
      </w:r>
      <w:r w:rsidRPr="000E6A7C">
        <w:rPr>
          <w:rFonts w:cs="Arial"/>
          <w:b/>
          <w:sz w:val="18"/>
          <w:szCs w:val="18"/>
        </w:rPr>
        <w:tab/>
        <w:t>&lt;/Check&gt;</w:t>
      </w:r>
      <w:r w:rsidRPr="000E6A7C">
        <w:rPr>
          <w:rFonts w:ascii="Arial" w:hAnsi="Arial" w:cs="Arial"/>
        </w:rPr>
        <w:t>, where:</w:t>
      </w:r>
    </w:p>
    <w:p w14:paraId="38942B39" w14:textId="77777777" w:rsidR="000E6A7C" w:rsidRPr="00834197" w:rsidRDefault="000E6A7C">
      <w:pPr>
        <w:pStyle w:val="Paragrafoelenco"/>
        <w:numPr>
          <w:ilvl w:val="0"/>
          <w:numId w:val="14"/>
        </w:numPr>
        <w:rPr>
          <w:b/>
        </w:rPr>
      </w:pPr>
      <w:r>
        <w:rPr>
          <w:b/>
          <w:sz w:val="18"/>
          <w:szCs w:val="18"/>
        </w:rPr>
        <w:t xml:space="preserve">Name: </w:t>
      </w:r>
      <w:r w:rsidRPr="00834197">
        <w:t>check description</w:t>
      </w:r>
    </w:p>
    <w:p w14:paraId="274AF78F" w14:textId="77777777" w:rsidR="000E6A7C" w:rsidRPr="00834197" w:rsidRDefault="000E6A7C">
      <w:pPr>
        <w:pStyle w:val="Paragrafoelenco"/>
        <w:numPr>
          <w:ilvl w:val="0"/>
          <w:numId w:val="14"/>
        </w:numPr>
      </w:pPr>
      <w:r>
        <w:rPr>
          <w:b/>
          <w:sz w:val="18"/>
          <w:szCs w:val="18"/>
        </w:rPr>
        <w:t xml:space="preserve">Module: </w:t>
      </w:r>
      <w:r w:rsidRPr="00834197">
        <w:t>name of the module that contains the checks</w:t>
      </w:r>
    </w:p>
    <w:p w14:paraId="0207F83A" w14:textId="77777777" w:rsidR="000E6A7C" w:rsidRPr="00834197" w:rsidRDefault="000E6A7C">
      <w:pPr>
        <w:pStyle w:val="Paragrafoelenco"/>
        <w:numPr>
          <w:ilvl w:val="0"/>
          <w:numId w:val="14"/>
        </w:numPr>
      </w:pPr>
      <w:r>
        <w:rPr>
          <w:b/>
          <w:sz w:val="18"/>
          <w:szCs w:val="18"/>
        </w:rPr>
        <w:t xml:space="preserve">Method: </w:t>
      </w:r>
      <w:r w:rsidRPr="00834197">
        <w:t>name of the method to call for the current check</w:t>
      </w:r>
    </w:p>
    <w:p w14:paraId="06CA834B" w14:textId="7364BE21" w:rsidR="00382C5E" w:rsidRPr="00834197" w:rsidRDefault="00382C5E">
      <w:pPr>
        <w:pStyle w:val="Paragrafoelenco"/>
        <w:numPr>
          <w:ilvl w:val="0"/>
          <w:numId w:val="14"/>
        </w:numPr>
      </w:pPr>
      <w:r>
        <w:rPr>
          <w:b/>
          <w:sz w:val="18"/>
          <w:szCs w:val="18"/>
        </w:rPr>
        <w:t xml:space="preserve">Status: </w:t>
      </w:r>
      <w:r w:rsidRPr="00834197">
        <w:t>ON – the check module need</w:t>
      </w:r>
      <w:r w:rsidR="001136EA">
        <w:t>s</w:t>
      </w:r>
      <w:r w:rsidRPr="00834197">
        <w:t xml:space="preserve"> to be considered, OFF – the check module </w:t>
      </w:r>
      <w:r w:rsidR="001136EA">
        <w:t>is</w:t>
      </w:r>
      <w:r w:rsidRPr="00834197">
        <w:t>ignored</w:t>
      </w:r>
    </w:p>
    <w:p w14:paraId="221B8CE5" w14:textId="77777777" w:rsidR="000D00C1" w:rsidRPr="000D00C1" w:rsidRDefault="000D00C1">
      <w:pPr>
        <w:pStyle w:val="Paragrafoelenco"/>
      </w:pPr>
    </w:p>
    <w:p w14:paraId="15F903F4" w14:textId="77777777" w:rsidR="000D00C1" w:rsidRPr="00F63B3F" w:rsidRDefault="003B409C" w:rsidP="006D6D52">
      <w:pPr>
        <w:spacing w:after="0"/>
        <w:rPr>
          <w:rFonts w:cs="Arial"/>
          <w:szCs w:val="20"/>
        </w:rPr>
      </w:pPr>
      <w:r w:rsidRPr="00F63B3F">
        <w:rPr>
          <w:rFonts w:cs="Arial"/>
          <w:szCs w:val="20"/>
        </w:rPr>
        <w:t xml:space="preserve">A parent tag specific for each level includes all the checks relative to </w:t>
      </w:r>
      <w:r w:rsidR="006B3646" w:rsidRPr="00F63B3F">
        <w:rPr>
          <w:rFonts w:cs="Arial"/>
          <w:szCs w:val="20"/>
        </w:rPr>
        <w:t>that</w:t>
      </w:r>
      <w:r w:rsidRPr="00F63B3F">
        <w:rPr>
          <w:rFonts w:cs="Arial"/>
          <w:szCs w:val="20"/>
        </w:rPr>
        <w:t xml:space="preserve"> level:</w:t>
      </w:r>
    </w:p>
    <w:p w14:paraId="0D1958E9" w14:textId="77777777" w:rsidR="003B409C" w:rsidRPr="00834197" w:rsidRDefault="003B409C">
      <w:pPr>
        <w:pStyle w:val="Paragrafoelenco"/>
      </w:pPr>
      <w:r w:rsidRPr="00834197">
        <w:rPr>
          <w:b/>
        </w:rPr>
        <w:lastRenderedPageBreak/>
        <w:t>WeakChecks</w:t>
      </w:r>
      <w:r w:rsidRPr="00834197">
        <w:t xml:space="preserve"> for the weak checks level</w:t>
      </w:r>
    </w:p>
    <w:p w14:paraId="20749363" w14:textId="77777777" w:rsidR="003B409C" w:rsidRDefault="003B409C">
      <w:pPr>
        <w:pStyle w:val="Paragrafoelenco"/>
      </w:pPr>
      <w:r w:rsidRPr="00834197">
        <w:rPr>
          <w:b/>
        </w:rPr>
        <w:t>HeavyChecks</w:t>
      </w:r>
      <w:r w:rsidRPr="00834197">
        <w:t xml:space="preserve"> for the heavy checks level</w:t>
      </w:r>
    </w:p>
    <w:p w14:paraId="334709A8" w14:textId="77777777" w:rsidR="006C10D6" w:rsidRPr="00D567B5" w:rsidRDefault="003809F1">
      <w:pPr>
        <w:pStyle w:val="Paragrafoelenco"/>
        <w:rPr>
          <w:szCs w:val="20"/>
        </w:rPr>
      </w:pPr>
      <w:r w:rsidRPr="00D567B5">
        <w:rPr>
          <w:b/>
        </w:rPr>
        <w:t>Thresh</w:t>
      </w:r>
      <w:r w:rsidR="00F83340" w:rsidRPr="00D567B5">
        <w:rPr>
          <w:b/>
        </w:rPr>
        <w:t>o</w:t>
      </w:r>
      <w:r w:rsidRPr="00D567B5">
        <w:rPr>
          <w:b/>
        </w:rPr>
        <w:t xml:space="preserve">ldChecks </w:t>
      </w:r>
      <w:r w:rsidRPr="00D567B5">
        <w:t>for the checks using threshold data</w:t>
      </w:r>
    </w:p>
    <w:sectPr w:rsidR="006C10D6" w:rsidRPr="00D567B5" w:rsidSect="001F4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04" w:author="Andrea Toreti" w:date="2021-02-19T10:59:00Z" w:initials="AT">
    <w:p w14:paraId="576E9250" w14:textId="0739C5F8" w:rsidR="007B02EE" w:rsidRDefault="007B02EE">
      <w:pPr>
        <w:pStyle w:val="Testocommento"/>
      </w:pPr>
      <w:r>
        <w:rPr>
          <w:rStyle w:val="Rimandocommento"/>
        </w:rPr>
        <w:annotationRef/>
      </w:r>
      <w:r>
        <w:t>To be replaced by the new 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6E92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F0EFE" w14:textId="77777777" w:rsidR="00B61D7B" w:rsidRDefault="00B61D7B" w:rsidP="00A31BC7">
      <w:pPr>
        <w:spacing w:after="0"/>
      </w:pPr>
      <w:r>
        <w:separator/>
      </w:r>
    </w:p>
  </w:endnote>
  <w:endnote w:type="continuationSeparator" w:id="0">
    <w:p w14:paraId="23EEBB7D" w14:textId="77777777" w:rsidR="00B61D7B" w:rsidRDefault="00B61D7B" w:rsidP="00A31B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TMedCo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FSquareSansPro-Regular">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847991745"/>
      <w:docPartObj>
        <w:docPartGallery w:val="Page Numbers (Bottom of Page)"/>
        <w:docPartUnique/>
      </w:docPartObj>
    </w:sdtPr>
    <w:sdtEndPr>
      <w:rPr>
        <w:noProof/>
      </w:rPr>
    </w:sdtEndPr>
    <w:sdtContent>
      <w:p w14:paraId="0C8B859D" w14:textId="77777777" w:rsidR="007B02EE" w:rsidRDefault="007B02EE" w:rsidP="008D10FB">
        <w:pPr>
          <w:pStyle w:val="Pidipagina"/>
          <w:jc w:val="center"/>
          <w:rPr>
            <w:noProof/>
            <w:sz w:val="18"/>
            <w:szCs w:val="18"/>
          </w:rPr>
        </w:pPr>
      </w:p>
      <w:p w14:paraId="5F918BF5" w14:textId="77777777" w:rsidR="007B02EE" w:rsidRDefault="007B02EE" w:rsidP="008D10FB">
        <w:pPr>
          <w:pStyle w:val="Pidipagina"/>
          <w:jc w:val="center"/>
          <w:rPr>
            <w:sz w:val="18"/>
            <w:szCs w:val="18"/>
          </w:rPr>
        </w:pPr>
      </w:p>
      <w:p w14:paraId="6DB3317C" w14:textId="23587E6C" w:rsidR="007B02EE" w:rsidRPr="008D10FB" w:rsidRDefault="007B02EE" w:rsidP="00AD44F1">
        <w:pPr>
          <w:pStyle w:val="Pidipagina"/>
          <w:jc w:val="center"/>
          <w:rPr>
            <w:sz w:val="18"/>
            <w:szCs w:val="18"/>
          </w:rPr>
        </w:pPr>
        <w:r w:rsidRPr="008D10FB">
          <w:rPr>
            <w:sz w:val="18"/>
            <w:szCs w:val="18"/>
          </w:rPr>
          <w:fldChar w:fldCharType="begin"/>
        </w:r>
        <w:r w:rsidRPr="008D10FB">
          <w:rPr>
            <w:sz w:val="18"/>
            <w:szCs w:val="18"/>
          </w:rPr>
          <w:instrText xml:space="preserve"> PAGE   \* MERGEFORMAT </w:instrText>
        </w:r>
        <w:r w:rsidRPr="008D10FB">
          <w:rPr>
            <w:sz w:val="18"/>
            <w:szCs w:val="18"/>
          </w:rPr>
          <w:fldChar w:fldCharType="separate"/>
        </w:r>
        <w:r w:rsidR="00526EEA">
          <w:rPr>
            <w:noProof/>
            <w:sz w:val="18"/>
            <w:szCs w:val="18"/>
          </w:rPr>
          <w:t>22</w:t>
        </w:r>
        <w:r w:rsidRPr="008D10FB">
          <w:rPr>
            <w:noProof/>
            <w:sz w:val="18"/>
            <w:szCs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15A0B" w14:textId="77777777" w:rsidR="00B61D7B" w:rsidRDefault="00B61D7B" w:rsidP="00A31BC7">
      <w:pPr>
        <w:spacing w:after="0"/>
      </w:pPr>
      <w:r>
        <w:separator/>
      </w:r>
    </w:p>
  </w:footnote>
  <w:footnote w:type="continuationSeparator" w:id="0">
    <w:p w14:paraId="79AC69F2" w14:textId="77777777" w:rsidR="00B61D7B" w:rsidRDefault="00B61D7B" w:rsidP="00A31B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62E74" w14:textId="77777777" w:rsidR="007B02EE" w:rsidRDefault="007B02EE" w:rsidP="007C55B5">
    <w:pPr>
      <w:pStyle w:val="Intestazione"/>
    </w:pPr>
    <w:r w:rsidRPr="00AE4C1F">
      <w:rPr>
        <w:rFonts w:ascii="PFSquareSansPro-Regular" w:hAnsi="PFSquareSansPro-Regular"/>
        <w:noProof/>
        <w:sz w:val="16"/>
        <w:szCs w:val="16"/>
        <w:lang w:val="it-IT" w:eastAsia="it-IT"/>
      </w:rPr>
      <w:drawing>
        <wp:anchor distT="0" distB="0" distL="114300" distR="114300" simplePos="0" relativeHeight="251659264" behindDoc="0" locked="0" layoutInCell="1" allowOverlap="1" wp14:anchorId="073BE92C" wp14:editId="206CF110">
          <wp:simplePos x="0" y="0"/>
          <wp:positionH relativeFrom="margin">
            <wp:align>center</wp:align>
          </wp:positionH>
          <wp:positionV relativeFrom="paragraph">
            <wp:posOffset>-457376</wp:posOffset>
          </wp:positionV>
          <wp:extent cx="7756525" cy="2514600"/>
          <wp:effectExtent l="0" t="0" r="0" b="0"/>
          <wp:wrapSquare wrapText="bothSides"/>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Reports:Cover_A4_Report:Banner_title_science_FOR_2.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652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792"/>
    <w:multiLevelType w:val="hybridMultilevel"/>
    <w:tmpl w:val="4F34E452"/>
    <w:lvl w:ilvl="0" w:tplc="B4AC9E3C">
      <w:start w:val="1"/>
      <w:numFmt w:val="bullet"/>
      <w:pStyle w:val="Paragrafoelenco"/>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93D96"/>
    <w:multiLevelType w:val="multilevel"/>
    <w:tmpl w:val="9E6412C8"/>
    <w:lvl w:ilvl="0">
      <w:start w:val="1"/>
      <w:numFmt w:val="decimal"/>
      <w:pStyle w:val="Titolo1"/>
      <w:lvlText w:val="%1."/>
      <w:lvlJc w:val="left"/>
      <w:pPr>
        <w:ind w:left="360" w:hanging="360"/>
      </w:pPr>
      <w:rPr>
        <w:rFonts w:ascii="Verdana" w:hAnsi="Verdana" w:hint="default"/>
        <w:b/>
        <w:color w:val="auto"/>
        <w:sz w:val="26"/>
        <w:szCs w:val="26"/>
      </w:rPr>
    </w:lvl>
    <w:lvl w:ilvl="1">
      <w:start w:val="1"/>
      <w:numFmt w:val="decimal"/>
      <w:pStyle w:val="Titolo2"/>
      <w:isLgl/>
      <w:lvlText w:val="%1.%2"/>
      <w:lvlJc w:val="left"/>
      <w:pPr>
        <w:ind w:left="607" w:hanging="465"/>
      </w:pPr>
      <w:rPr>
        <w:rFonts w:ascii="Verdana" w:hAnsi="Verdana"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7D648C"/>
    <w:multiLevelType w:val="hybridMultilevel"/>
    <w:tmpl w:val="3A005FD6"/>
    <w:lvl w:ilvl="0" w:tplc="59FA5E54">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77BEB"/>
    <w:multiLevelType w:val="hybridMultilevel"/>
    <w:tmpl w:val="56DC90FE"/>
    <w:lvl w:ilvl="0" w:tplc="59FA5E54">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F3774"/>
    <w:multiLevelType w:val="multilevel"/>
    <w:tmpl w:val="C972CC2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E71442B"/>
    <w:multiLevelType w:val="hybridMultilevel"/>
    <w:tmpl w:val="FCEA3492"/>
    <w:lvl w:ilvl="0" w:tplc="F690ACA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E1394"/>
    <w:multiLevelType w:val="hybridMultilevel"/>
    <w:tmpl w:val="71AC4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91AA0"/>
    <w:multiLevelType w:val="hybridMultilevel"/>
    <w:tmpl w:val="AFEC6CBA"/>
    <w:lvl w:ilvl="0" w:tplc="9AF085B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7832268"/>
    <w:multiLevelType w:val="hybridMultilevel"/>
    <w:tmpl w:val="4762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21978"/>
    <w:multiLevelType w:val="hybridMultilevel"/>
    <w:tmpl w:val="970AD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F07ED6"/>
    <w:multiLevelType w:val="hybridMultilevel"/>
    <w:tmpl w:val="DA48A218"/>
    <w:lvl w:ilvl="0" w:tplc="24C60F20">
      <w:start w:val="1"/>
      <w:numFmt w:val="bullet"/>
      <w:lvlText w:val=""/>
      <w:lvlJc w:val="left"/>
      <w:pPr>
        <w:ind w:left="720" w:hanging="360"/>
      </w:pPr>
      <w:rPr>
        <w:rFonts w:ascii="Symbol" w:hAnsi="Symbol" w:hint="default"/>
      </w:rPr>
    </w:lvl>
    <w:lvl w:ilvl="1" w:tplc="D6F63C44">
      <w:start w:val="1"/>
      <w:numFmt w:val="bullet"/>
      <w:lvlText w:val="o"/>
      <w:lvlJc w:val="left"/>
      <w:pPr>
        <w:ind w:left="1440" w:hanging="360"/>
      </w:pPr>
      <w:rPr>
        <w:rFonts w:ascii="Courier New" w:hAnsi="Courier New" w:cs="Courier New" w:hint="default"/>
      </w:rPr>
    </w:lvl>
    <w:lvl w:ilvl="2" w:tplc="2D56922C">
      <w:start w:val="1"/>
      <w:numFmt w:val="bullet"/>
      <w:lvlText w:val=""/>
      <w:lvlJc w:val="left"/>
      <w:pPr>
        <w:ind w:left="2160" w:hanging="360"/>
      </w:pPr>
      <w:rPr>
        <w:rFonts w:ascii="Wingdings" w:hAnsi="Wingdings" w:hint="default"/>
      </w:rPr>
    </w:lvl>
    <w:lvl w:ilvl="3" w:tplc="4CAE0DB0">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6338B"/>
    <w:multiLevelType w:val="hybridMultilevel"/>
    <w:tmpl w:val="EBFE0CAC"/>
    <w:lvl w:ilvl="0" w:tplc="8B70E6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913D4"/>
    <w:multiLevelType w:val="hybridMultilevel"/>
    <w:tmpl w:val="9648B6B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B7AF2"/>
    <w:multiLevelType w:val="hybridMultilevel"/>
    <w:tmpl w:val="DEE0E9D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914FF0"/>
    <w:multiLevelType w:val="hybridMultilevel"/>
    <w:tmpl w:val="C430FB40"/>
    <w:lvl w:ilvl="0" w:tplc="8EC4928E">
      <w:start w:val="5"/>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F0F71"/>
    <w:multiLevelType w:val="hybridMultilevel"/>
    <w:tmpl w:val="6CDE1FAC"/>
    <w:lvl w:ilvl="0" w:tplc="44F84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C0FF9"/>
    <w:multiLevelType w:val="hybridMultilevel"/>
    <w:tmpl w:val="F1CE045E"/>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11C60"/>
    <w:multiLevelType w:val="hybridMultilevel"/>
    <w:tmpl w:val="FEDA9106"/>
    <w:lvl w:ilvl="0" w:tplc="F4C6EEC6">
      <w:start w:val="1"/>
      <w:numFmt w:val="bullet"/>
      <w:lvlText w:val="o"/>
      <w:lvlJc w:val="left"/>
      <w:pPr>
        <w:ind w:left="720" w:hanging="360"/>
      </w:pPr>
      <w:rPr>
        <w:rFonts w:ascii="Courier New" w:hAnsi="Courier New" w:cs="Courier New" w:hint="default"/>
      </w:rPr>
    </w:lvl>
    <w:lvl w:ilvl="1" w:tplc="7BA865EE">
      <w:start w:val="1"/>
      <w:numFmt w:val="bullet"/>
      <w:lvlText w:val="o"/>
      <w:lvlJc w:val="left"/>
      <w:pPr>
        <w:ind w:left="1440" w:hanging="360"/>
      </w:pPr>
      <w:rPr>
        <w:rFonts w:ascii="Courier New" w:hAnsi="Courier New" w:cs="Courier New" w:hint="default"/>
      </w:rPr>
    </w:lvl>
    <w:lvl w:ilvl="2" w:tplc="63D4103A">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56A80"/>
    <w:multiLevelType w:val="hybridMultilevel"/>
    <w:tmpl w:val="E522FF24"/>
    <w:lvl w:ilvl="0" w:tplc="0409000F">
      <w:start w:val="1"/>
      <w:numFmt w:val="decimal"/>
      <w:lvlText w:val="%1."/>
      <w:lvlJc w:val="left"/>
      <w:pPr>
        <w:ind w:left="720" w:hanging="360"/>
      </w:pPr>
    </w:lvl>
    <w:lvl w:ilvl="1" w:tplc="04090019" w:tentative="1">
      <w:start w:val="1"/>
      <w:numFmt w:val="lowerLetter"/>
      <w:pStyle w:val="JRCLevel-2title"/>
      <w:lvlText w:val="%2."/>
      <w:lvlJc w:val="left"/>
      <w:pPr>
        <w:ind w:left="1440" w:hanging="360"/>
      </w:pPr>
    </w:lvl>
    <w:lvl w:ilvl="2" w:tplc="0409001B" w:tentative="1">
      <w:start w:val="1"/>
      <w:numFmt w:val="lowerRoman"/>
      <w:pStyle w:val="JRCLevel-3title"/>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C6C88"/>
    <w:multiLevelType w:val="multilevel"/>
    <w:tmpl w:val="082011DA"/>
    <w:lvl w:ilvl="0">
      <w:start w:val="1"/>
      <w:numFmt w:val="decimal"/>
      <w:lvlText w:val="%1."/>
      <w:lvlJc w:val="left"/>
      <w:pPr>
        <w:ind w:left="720" w:hanging="360"/>
      </w:pPr>
      <w:rPr>
        <w:rFonts w:hint="default"/>
      </w:rPr>
    </w:lvl>
    <w:lvl w:ilvl="1">
      <w:start w:val="3"/>
      <w:numFmt w:val="decimal"/>
      <w:isLgl/>
      <w:lvlText w:val="%1.%2"/>
      <w:lvlJc w:val="left"/>
      <w:pPr>
        <w:ind w:left="1215" w:hanging="855"/>
      </w:pPr>
      <w:rPr>
        <w:rFonts w:hint="default"/>
      </w:rPr>
    </w:lvl>
    <w:lvl w:ilvl="2">
      <w:start w:val="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4651343"/>
    <w:multiLevelType w:val="hybridMultilevel"/>
    <w:tmpl w:val="E560212E"/>
    <w:lvl w:ilvl="0" w:tplc="AF1C5D3A">
      <w:start w:val="5"/>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0068D3"/>
    <w:multiLevelType w:val="hybridMultilevel"/>
    <w:tmpl w:val="81028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F4BFE"/>
    <w:multiLevelType w:val="hybridMultilevel"/>
    <w:tmpl w:val="538A34BC"/>
    <w:lvl w:ilvl="0" w:tplc="07EAE8FA">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55BFB"/>
    <w:multiLevelType w:val="hybridMultilevel"/>
    <w:tmpl w:val="0E02E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4356C8"/>
    <w:multiLevelType w:val="hybridMultilevel"/>
    <w:tmpl w:val="B3F4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2BBC"/>
    <w:multiLevelType w:val="hybridMultilevel"/>
    <w:tmpl w:val="3866FDD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3611E"/>
    <w:multiLevelType w:val="hybridMultilevel"/>
    <w:tmpl w:val="A7A0266A"/>
    <w:lvl w:ilvl="0" w:tplc="1932D1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677FB3"/>
    <w:multiLevelType w:val="hybridMultilevel"/>
    <w:tmpl w:val="7C30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F4CDD"/>
    <w:multiLevelType w:val="hybridMultilevel"/>
    <w:tmpl w:val="6D34D8A6"/>
    <w:lvl w:ilvl="0" w:tplc="FB047664">
      <w:numFmt w:val="bullet"/>
      <w:lvlText w:val=""/>
      <w:lvlJc w:val="left"/>
      <w:pPr>
        <w:ind w:left="720" w:hanging="360"/>
      </w:pPr>
      <w:rPr>
        <w:rFonts w:ascii="Wingdings" w:eastAsiaTheme="minorHAnsi"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C56F65"/>
    <w:multiLevelType w:val="hybridMultilevel"/>
    <w:tmpl w:val="73923D30"/>
    <w:lvl w:ilvl="0" w:tplc="7D64FFA4">
      <w:start w:val="3"/>
      <w:numFmt w:val="bullet"/>
      <w:pStyle w:val="Bullet3"/>
      <w:lvlText w:val="-"/>
      <w:lvlJc w:val="left"/>
      <w:pPr>
        <w:ind w:left="1741" w:hanging="360"/>
      </w:pPr>
      <w:rPr>
        <w:rFonts w:ascii="Arial" w:eastAsiaTheme="minorHAnsi" w:hAnsi="Arial" w:cs="Arial" w:hint="default"/>
      </w:rPr>
    </w:lvl>
    <w:lvl w:ilvl="1" w:tplc="04090003" w:tentative="1">
      <w:start w:val="1"/>
      <w:numFmt w:val="bullet"/>
      <w:pStyle w:val="Bullet3"/>
      <w:lvlText w:val="o"/>
      <w:lvlJc w:val="left"/>
      <w:pPr>
        <w:ind w:left="2461" w:hanging="360"/>
      </w:pPr>
      <w:rPr>
        <w:rFonts w:ascii="Courier New" w:hAnsi="Courier New" w:cs="Courier New" w:hint="default"/>
      </w:rPr>
    </w:lvl>
    <w:lvl w:ilvl="2" w:tplc="04090005">
      <w:start w:val="1"/>
      <w:numFmt w:val="bullet"/>
      <w:lvlText w:val=""/>
      <w:lvlJc w:val="left"/>
      <w:pPr>
        <w:ind w:left="3181" w:hanging="360"/>
      </w:pPr>
      <w:rPr>
        <w:rFonts w:ascii="Wingdings" w:hAnsi="Wingdings" w:hint="default"/>
      </w:rPr>
    </w:lvl>
    <w:lvl w:ilvl="3" w:tplc="04090001">
      <w:start w:val="1"/>
      <w:numFmt w:val="bullet"/>
      <w:pStyle w:val="Bullet3"/>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0" w15:restartNumberingAfterBreak="0">
    <w:nsid w:val="6E2A7FC6"/>
    <w:multiLevelType w:val="hybridMultilevel"/>
    <w:tmpl w:val="42004922"/>
    <w:lvl w:ilvl="0" w:tplc="59FA5E54">
      <w:start w:val="3"/>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152B1"/>
    <w:multiLevelType w:val="hybridMultilevel"/>
    <w:tmpl w:val="3DA2F32A"/>
    <w:lvl w:ilvl="0" w:tplc="9A60D4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64210"/>
    <w:multiLevelType w:val="hybridMultilevel"/>
    <w:tmpl w:val="28F6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66CBF"/>
    <w:multiLevelType w:val="multilevel"/>
    <w:tmpl w:val="C972CC28"/>
    <w:lvl w:ilvl="0">
      <w:start w:val="1"/>
      <w:numFmt w:val="decimal"/>
      <w:lvlText w:val="%1."/>
      <w:lvlJc w:val="left"/>
      <w:pPr>
        <w:ind w:left="72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26"/>
  </w:num>
  <w:num w:numId="3">
    <w:abstractNumId w:val="1"/>
  </w:num>
  <w:num w:numId="4">
    <w:abstractNumId w:val="6"/>
  </w:num>
  <w:num w:numId="5">
    <w:abstractNumId w:val="24"/>
  </w:num>
  <w:num w:numId="6">
    <w:abstractNumId w:val="23"/>
  </w:num>
  <w:num w:numId="7">
    <w:abstractNumId w:val="20"/>
  </w:num>
  <w:num w:numId="8">
    <w:abstractNumId w:val="14"/>
  </w:num>
  <w:num w:numId="9">
    <w:abstractNumId w:val="4"/>
  </w:num>
  <w:num w:numId="10">
    <w:abstractNumId w:val="31"/>
  </w:num>
  <w:num w:numId="11">
    <w:abstractNumId w:val="2"/>
  </w:num>
  <w:num w:numId="12">
    <w:abstractNumId w:val="33"/>
  </w:num>
  <w:num w:numId="13">
    <w:abstractNumId w:val="22"/>
  </w:num>
  <w:num w:numId="14">
    <w:abstractNumId w:val="21"/>
  </w:num>
  <w:num w:numId="15">
    <w:abstractNumId w:val="8"/>
  </w:num>
  <w:num w:numId="16">
    <w:abstractNumId w:val="27"/>
  </w:num>
  <w:num w:numId="17">
    <w:abstractNumId w:val="28"/>
  </w:num>
  <w:num w:numId="18">
    <w:abstractNumId w:val="18"/>
  </w:num>
  <w:num w:numId="19">
    <w:abstractNumId w:val="15"/>
  </w:num>
  <w:num w:numId="20">
    <w:abstractNumId w:val="16"/>
  </w:num>
  <w:num w:numId="21">
    <w:abstractNumId w:val="12"/>
  </w:num>
  <w:num w:numId="22">
    <w:abstractNumId w:val="32"/>
  </w:num>
  <w:num w:numId="23">
    <w:abstractNumId w:val="10"/>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
  </w:num>
  <w:num w:numId="34">
    <w:abstractNumId w:val="1"/>
  </w:num>
  <w:num w:numId="35">
    <w:abstractNumId w:val="29"/>
  </w:num>
  <w:num w:numId="36">
    <w:abstractNumId w:val="11"/>
  </w:num>
  <w:num w:numId="37">
    <w:abstractNumId w:val="11"/>
  </w:num>
  <w:num w:numId="38">
    <w:abstractNumId w:val="18"/>
  </w:num>
  <w:num w:numId="39">
    <w:abstractNumId w:val="19"/>
  </w:num>
  <w:num w:numId="40">
    <w:abstractNumId w:val="30"/>
  </w:num>
  <w:num w:numId="41">
    <w:abstractNumId w:val="3"/>
  </w:num>
  <w:num w:numId="42">
    <w:abstractNumId w:val="5"/>
  </w:num>
  <w:num w:numId="43">
    <w:abstractNumId w:val="7"/>
  </w:num>
  <w:num w:numId="44">
    <w:abstractNumId w:val="17"/>
  </w:num>
  <w:num w:numId="45">
    <w:abstractNumId w:val="25"/>
  </w:num>
  <w:num w:numId="46">
    <w:abstractNumId w:val="9"/>
  </w:num>
  <w:num w:numId="47">
    <w:abstractNumId w:val="13"/>
  </w:num>
  <w:num w:numId="48">
    <w:abstractNumId w:val="17"/>
  </w:num>
  <w:num w:numId="49">
    <w:abstractNumId w:val="17"/>
  </w:num>
  <w:num w:numId="50">
    <w:abstractNumId w:val="17"/>
  </w:num>
  <w:num w:numId="51">
    <w:abstractNumId w:val="0"/>
  </w:num>
  <w:num w:numId="52">
    <w:abstractNumId w:val="18"/>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ccount Microsoft">
    <w15:presenceInfo w15:providerId="Windows Live" w15:userId="7ddbe7271b2fe0c9"/>
  </w15:person>
  <w15:person w15:author="TORETI Andrea (JRC-ISPRA)">
    <w15:presenceInfo w15:providerId="AD" w15:userId="S-1-5-21-1606980848-2025429265-839522115-774873"/>
  </w15:person>
  <w15:person w15:author="Andrea Toreti">
    <w15:presenceInfo w15:providerId="None" w15:userId="Andrea Tore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023"/>
    <w:rsid w:val="000003DA"/>
    <w:rsid w:val="00002494"/>
    <w:rsid w:val="00002956"/>
    <w:rsid w:val="000059F8"/>
    <w:rsid w:val="00007A24"/>
    <w:rsid w:val="000113E5"/>
    <w:rsid w:val="00011BB6"/>
    <w:rsid w:val="00013045"/>
    <w:rsid w:val="00013D9A"/>
    <w:rsid w:val="00016626"/>
    <w:rsid w:val="00020169"/>
    <w:rsid w:val="00027CD7"/>
    <w:rsid w:val="000327A0"/>
    <w:rsid w:val="0003698E"/>
    <w:rsid w:val="000414D5"/>
    <w:rsid w:val="000431C1"/>
    <w:rsid w:val="0004469F"/>
    <w:rsid w:val="000457D0"/>
    <w:rsid w:val="00047E11"/>
    <w:rsid w:val="000506D0"/>
    <w:rsid w:val="0005301A"/>
    <w:rsid w:val="00054638"/>
    <w:rsid w:val="000612BF"/>
    <w:rsid w:val="000622B4"/>
    <w:rsid w:val="000634AA"/>
    <w:rsid w:val="00063BAF"/>
    <w:rsid w:val="000640D0"/>
    <w:rsid w:val="00067C3A"/>
    <w:rsid w:val="000717D5"/>
    <w:rsid w:val="000874EE"/>
    <w:rsid w:val="0009523E"/>
    <w:rsid w:val="00095DF7"/>
    <w:rsid w:val="00096A56"/>
    <w:rsid w:val="000974DA"/>
    <w:rsid w:val="00097E8B"/>
    <w:rsid w:val="000A0A9B"/>
    <w:rsid w:val="000A1129"/>
    <w:rsid w:val="000B1B46"/>
    <w:rsid w:val="000B3815"/>
    <w:rsid w:val="000B44CD"/>
    <w:rsid w:val="000B49EA"/>
    <w:rsid w:val="000B5E32"/>
    <w:rsid w:val="000B691B"/>
    <w:rsid w:val="000C0B9D"/>
    <w:rsid w:val="000C266D"/>
    <w:rsid w:val="000C4A26"/>
    <w:rsid w:val="000C7B2E"/>
    <w:rsid w:val="000D00C1"/>
    <w:rsid w:val="000D111D"/>
    <w:rsid w:val="000D3090"/>
    <w:rsid w:val="000D54E5"/>
    <w:rsid w:val="000E6A7C"/>
    <w:rsid w:val="000E6D43"/>
    <w:rsid w:val="000F2000"/>
    <w:rsid w:val="000F2611"/>
    <w:rsid w:val="000F3FD6"/>
    <w:rsid w:val="00101322"/>
    <w:rsid w:val="00106D0A"/>
    <w:rsid w:val="00107E1E"/>
    <w:rsid w:val="00110ACE"/>
    <w:rsid w:val="00111D3E"/>
    <w:rsid w:val="001136EA"/>
    <w:rsid w:val="00113E60"/>
    <w:rsid w:val="001221AA"/>
    <w:rsid w:val="00123B3F"/>
    <w:rsid w:val="0012585E"/>
    <w:rsid w:val="00127C25"/>
    <w:rsid w:val="00132261"/>
    <w:rsid w:val="001347A3"/>
    <w:rsid w:val="00134F56"/>
    <w:rsid w:val="00134FE2"/>
    <w:rsid w:val="00136457"/>
    <w:rsid w:val="00137202"/>
    <w:rsid w:val="001404BD"/>
    <w:rsid w:val="00142638"/>
    <w:rsid w:val="00147152"/>
    <w:rsid w:val="001501C8"/>
    <w:rsid w:val="001512C1"/>
    <w:rsid w:val="00154362"/>
    <w:rsid w:val="00155137"/>
    <w:rsid w:val="00157D62"/>
    <w:rsid w:val="0016044F"/>
    <w:rsid w:val="0016119D"/>
    <w:rsid w:val="00163D7B"/>
    <w:rsid w:val="00167430"/>
    <w:rsid w:val="00173AA2"/>
    <w:rsid w:val="00173F5D"/>
    <w:rsid w:val="001746DB"/>
    <w:rsid w:val="00175526"/>
    <w:rsid w:val="00183AEC"/>
    <w:rsid w:val="00184E2F"/>
    <w:rsid w:val="00186C46"/>
    <w:rsid w:val="00190052"/>
    <w:rsid w:val="00192470"/>
    <w:rsid w:val="00195FF1"/>
    <w:rsid w:val="001960A4"/>
    <w:rsid w:val="001A0D32"/>
    <w:rsid w:val="001B488E"/>
    <w:rsid w:val="001B66E3"/>
    <w:rsid w:val="001B75FC"/>
    <w:rsid w:val="001C14D7"/>
    <w:rsid w:val="001C48B4"/>
    <w:rsid w:val="001D1790"/>
    <w:rsid w:val="001D4E4C"/>
    <w:rsid w:val="001D7865"/>
    <w:rsid w:val="001E55AC"/>
    <w:rsid w:val="001E5C55"/>
    <w:rsid w:val="001E7FA1"/>
    <w:rsid w:val="001F17DA"/>
    <w:rsid w:val="001F4325"/>
    <w:rsid w:val="001F77D3"/>
    <w:rsid w:val="002000CE"/>
    <w:rsid w:val="00201654"/>
    <w:rsid w:val="00202996"/>
    <w:rsid w:val="00211FAB"/>
    <w:rsid w:val="0021338D"/>
    <w:rsid w:val="002204EE"/>
    <w:rsid w:val="00226A0A"/>
    <w:rsid w:val="00233519"/>
    <w:rsid w:val="00235ACC"/>
    <w:rsid w:val="002363ED"/>
    <w:rsid w:val="00236746"/>
    <w:rsid w:val="00241E8A"/>
    <w:rsid w:val="002443F5"/>
    <w:rsid w:val="002459DC"/>
    <w:rsid w:val="00250290"/>
    <w:rsid w:val="00250A24"/>
    <w:rsid w:val="00252035"/>
    <w:rsid w:val="002556EE"/>
    <w:rsid w:val="0025684E"/>
    <w:rsid w:val="00257CBD"/>
    <w:rsid w:val="002636C1"/>
    <w:rsid w:val="00263F5A"/>
    <w:rsid w:val="00264BCF"/>
    <w:rsid w:val="00265801"/>
    <w:rsid w:val="00266265"/>
    <w:rsid w:val="002671A5"/>
    <w:rsid w:val="0026777B"/>
    <w:rsid w:val="00267DF9"/>
    <w:rsid w:val="00270BEF"/>
    <w:rsid w:val="00271041"/>
    <w:rsid w:val="0027238C"/>
    <w:rsid w:val="00272961"/>
    <w:rsid w:val="00274883"/>
    <w:rsid w:val="00290BC8"/>
    <w:rsid w:val="0029461B"/>
    <w:rsid w:val="00296B16"/>
    <w:rsid w:val="00297354"/>
    <w:rsid w:val="002A01AF"/>
    <w:rsid w:val="002A1933"/>
    <w:rsid w:val="002A3120"/>
    <w:rsid w:val="002A4754"/>
    <w:rsid w:val="002A47B2"/>
    <w:rsid w:val="002A4860"/>
    <w:rsid w:val="002C7AF4"/>
    <w:rsid w:val="002D0B4C"/>
    <w:rsid w:val="002D1F1D"/>
    <w:rsid w:val="002D4C66"/>
    <w:rsid w:val="002D6535"/>
    <w:rsid w:val="002E4F01"/>
    <w:rsid w:val="002E5024"/>
    <w:rsid w:val="002F2042"/>
    <w:rsid w:val="002F23CE"/>
    <w:rsid w:val="002F32D2"/>
    <w:rsid w:val="002F7E3E"/>
    <w:rsid w:val="00300A84"/>
    <w:rsid w:val="00303D46"/>
    <w:rsid w:val="00312048"/>
    <w:rsid w:val="003124C0"/>
    <w:rsid w:val="00312857"/>
    <w:rsid w:val="003141D3"/>
    <w:rsid w:val="00326D58"/>
    <w:rsid w:val="003300F5"/>
    <w:rsid w:val="00330694"/>
    <w:rsid w:val="003329DB"/>
    <w:rsid w:val="00333A7A"/>
    <w:rsid w:val="00342468"/>
    <w:rsid w:val="003523EC"/>
    <w:rsid w:val="00361C46"/>
    <w:rsid w:val="0037414E"/>
    <w:rsid w:val="003809F1"/>
    <w:rsid w:val="00382C5E"/>
    <w:rsid w:val="00384E5D"/>
    <w:rsid w:val="003902F0"/>
    <w:rsid w:val="003955AE"/>
    <w:rsid w:val="003A736E"/>
    <w:rsid w:val="003B098F"/>
    <w:rsid w:val="003B0A08"/>
    <w:rsid w:val="003B409C"/>
    <w:rsid w:val="003B44A4"/>
    <w:rsid w:val="003B565D"/>
    <w:rsid w:val="003D0101"/>
    <w:rsid w:val="003D32D1"/>
    <w:rsid w:val="003D70F4"/>
    <w:rsid w:val="003D725A"/>
    <w:rsid w:val="003E226E"/>
    <w:rsid w:val="003F3400"/>
    <w:rsid w:val="003F79E1"/>
    <w:rsid w:val="00400F33"/>
    <w:rsid w:val="00405F6F"/>
    <w:rsid w:val="00406BAB"/>
    <w:rsid w:val="00411FA9"/>
    <w:rsid w:val="00411FD5"/>
    <w:rsid w:val="00413043"/>
    <w:rsid w:val="00417FB4"/>
    <w:rsid w:val="0042122F"/>
    <w:rsid w:val="0042297D"/>
    <w:rsid w:val="0042310F"/>
    <w:rsid w:val="00426FAF"/>
    <w:rsid w:val="00431C5C"/>
    <w:rsid w:val="00431D19"/>
    <w:rsid w:val="00435BA4"/>
    <w:rsid w:val="004379A9"/>
    <w:rsid w:val="00441D10"/>
    <w:rsid w:val="00442C54"/>
    <w:rsid w:val="0044311F"/>
    <w:rsid w:val="00451670"/>
    <w:rsid w:val="0046144E"/>
    <w:rsid w:val="004615BF"/>
    <w:rsid w:val="004650F6"/>
    <w:rsid w:val="00470321"/>
    <w:rsid w:val="004710E1"/>
    <w:rsid w:val="0047596F"/>
    <w:rsid w:val="00476928"/>
    <w:rsid w:val="00481715"/>
    <w:rsid w:val="004823AF"/>
    <w:rsid w:val="00482426"/>
    <w:rsid w:val="0048247D"/>
    <w:rsid w:val="00485F76"/>
    <w:rsid w:val="004876D8"/>
    <w:rsid w:val="00487C55"/>
    <w:rsid w:val="0049283C"/>
    <w:rsid w:val="00497854"/>
    <w:rsid w:val="00497CFA"/>
    <w:rsid w:val="004A0C20"/>
    <w:rsid w:val="004A0C47"/>
    <w:rsid w:val="004A3B75"/>
    <w:rsid w:val="004B1DF7"/>
    <w:rsid w:val="004B4BB1"/>
    <w:rsid w:val="004B66A6"/>
    <w:rsid w:val="004B7645"/>
    <w:rsid w:val="004C1B1C"/>
    <w:rsid w:val="004C2191"/>
    <w:rsid w:val="004C45CD"/>
    <w:rsid w:val="004D0CB1"/>
    <w:rsid w:val="004E3ACF"/>
    <w:rsid w:val="004E5958"/>
    <w:rsid w:val="004E69D9"/>
    <w:rsid w:val="004E7ACC"/>
    <w:rsid w:val="004F2AA5"/>
    <w:rsid w:val="004F41F5"/>
    <w:rsid w:val="004F472F"/>
    <w:rsid w:val="004F694C"/>
    <w:rsid w:val="004F6C4E"/>
    <w:rsid w:val="005004F7"/>
    <w:rsid w:val="00500D45"/>
    <w:rsid w:val="00500D6A"/>
    <w:rsid w:val="00523583"/>
    <w:rsid w:val="005240D3"/>
    <w:rsid w:val="00524240"/>
    <w:rsid w:val="00525069"/>
    <w:rsid w:val="00526EEA"/>
    <w:rsid w:val="00540028"/>
    <w:rsid w:val="00545888"/>
    <w:rsid w:val="0055158E"/>
    <w:rsid w:val="005546A4"/>
    <w:rsid w:val="00555CD7"/>
    <w:rsid w:val="00561924"/>
    <w:rsid w:val="00561BFA"/>
    <w:rsid w:val="00562169"/>
    <w:rsid w:val="00562498"/>
    <w:rsid w:val="00566172"/>
    <w:rsid w:val="00570C35"/>
    <w:rsid w:val="005723D7"/>
    <w:rsid w:val="00573C36"/>
    <w:rsid w:val="00581063"/>
    <w:rsid w:val="005814E8"/>
    <w:rsid w:val="00590FCF"/>
    <w:rsid w:val="00593EFB"/>
    <w:rsid w:val="00594FBA"/>
    <w:rsid w:val="005A1DDF"/>
    <w:rsid w:val="005A3AC1"/>
    <w:rsid w:val="005A422A"/>
    <w:rsid w:val="005B03B3"/>
    <w:rsid w:val="005B0509"/>
    <w:rsid w:val="005B2E6B"/>
    <w:rsid w:val="005B320A"/>
    <w:rsid w:val="005B43D3"/>
    <w:rsid w:val="005B72F3"/>
    <w:rsid w:val="005B7C7F"/>
    <w:rsid w:val="005C4050"/>
    <w:rsid w:val="005C51FD"/>
    <w:rsid w:val="005D0188"/>
    <w:rsid w:val="005E1B37"/>
    <w:rsid w:val="005E5459"/>
    <w:rsid w:val="005E5B3F"/>
    <w:rsid w:val="005E7DA9"/>
    <w:rsid w:val="005F015D"/>
    <w:rsid w:val="005F08C1"/>
    <w:rsid w:val="005F4442"/>
    <w:rsid w:val="005F51A8"/>
    <w:rsid w:val="005F72D4"/>
    <w:rsid w:val="005F7FC8"/>
    <w:rsid w:val="00601CBD"/>
    <w:rsid w:val="00606F8A"/>
    <w:rsid w:val="00611F04"/>
    <w:rsid w:val="00613DE9"/>
    <w:rsid w:val="00613FC0"/>
    <w:rsid w:val="00616694"/>
    <w:rsid w:val="00623BF6"/>
    <w:rsid w:val="006240AA"/>
    <w:rsid w:val="006270F1"/>
    <w:rsid w:val="006277C6"/>
    <w:rsid w:val="00630626"/>
    <w:rsid w:val="006332D3"/>
    <w:rsid w:val="00637044"/>
    <w:rsid w:val="006429A9"/>
    <w:rsid w:val="0064325A"/>
    <w:rsid w:val="00656140"/>
    <w:rsid w:val="00656877"/>
    <w:rsid w:val="00657F12"/>
    <w:rsid w:val="006664DE"/>
    <w:rsid w:val="0067007F"/>
    <w:rsid w:val="006710A8"/>
    <w:rsid w:val="00671913"/>
    <w:rsid w:val="00674025"/>
    <w:rsid w:val="0067523A"/>
    <w:rsid w:val="00676BF9"/>
    <w:rsid w:val="0068211E"/>
    <w:rsid w:val="00683621"/>
    <w:rsid w:val="00692511"/>
    <w:rsid w:val="00696B4A"/>
    <w:rsid w:val="006B0DD7"/>
    <w:rsid w:val="006B3646"/>
    <w:rsid w:val="006B4986"/>
    <w:rsid w:val="006C0D49"/>
    <w:rsid w:val="006C10D6"/>
    <w:rsid w:val="006C112D"/>
    <w:rsid w:val="006D6D52"/>
    <w:rsid w:val="006E4C59"/>
    <w:rsid w:val="006E4EA7"/>
    <w:rsid w:val="006E6FE5"/>
    <w:rsid w:val="006F06AB"/>
    <w:rsid w:val="006F4CD1"/>
    <w:rsid w:val="00712F0F"/>
    <w:rsid w:val="00714A59"/>
    <w:rsid w:val="00715124"/>
    <w:rsid w:val="00721D12"/>
    <w:rsid w:val="00722718"/>
    <w:rsid w:val="00726F54"/>
    <w:rsid w:val="00743298"/>
    <w:rsid w:val="00745440"/>
    <w:rsid w:val="00747A7C"/>
    <w:rsid w:val="00752CB9"/>
    <w:rsid w:val="00756968"/>
    <w:rsid w:val="0076287E"/>
    <w:rsid w:val="0076591C"/>
    <w:rsid w:val="00767530"/>
    <w:rsid w:val="00767D7A"/>
    <w:rsid w:val="0077284D"/>
    <w:rsid w:val="007730F9"/>
    <w:rsid w:val="00774050"/>
    <w:rsid w:val="00774424"/>
    <w:rsid w:val="00776751"/>
    <w:rsid w:val="00781BFC"/>
    <w:rsid w:val="007833F1"/>
    <w:rsid w:val="00790E5D"/>
    <w:rsid w:val="0079220C"/>
    <w:rsid w:val="007978C1"/>
    <w:rsid w:val="007A0BE0"/>
    <w:rsid w:val="007A34DA"/>
    <w:rsid w:val="007A36FD"/>
    <w:rsid w:val="007A4427"/>
    <w:rsid w:val="007A4741"/>
    <w:rsid w:val="007A5B77"/>
    <w:rsid w:val="007A70A4"/>
    <w:rsid w:val="007A7EDF"/>
    <w:rsid w:val="007B02EE"/>
    <w:rsid w:val="007B24F7"/>
    <w:rsid w:val="007B28EE"/>
    <w:rsid w:val="007B2EF8"/>
    <w:rsid w:val="007B40B5"/>
    <w:rsid w:val="007B5EF9"/>
    <w:rsid w:val="007B7E09"/>
    <w:rsid w:val="007C0D14"/>
    <w:rsid w:val="007C1DB9"/>
    <w:rsid w:val="007C1DBA"/>
    <w:rsid w:val="007C23CB"/>
    <w:rsid w:val="007C4970"/>
    <w:rsid w:val="007C5565"/>
    <w:rsid w:val="007C55B5"/>
    <w:rsid w:val="007D1FB5"/>
    <w:rsid w:val="007D23C2"/>
    <w:rsid w:val="007D3A9D"/>
    <w:rsid w:val="007D59FE"/>
    <w:rsid w:val="007D5EC5"/>
    <w:rsid w:val="007D6C5E"/>
    <w:rsid w:val="007D7D9A"/>
    <w:rsid w:val="007E39EE"/>
    <w:rsid w:val="007E59DD"/>
    <w:rsid w:val="007E7541"/>
    <w:rsid w:val="007F2F39"/>
    <w:rsid w:val="007F425C"/>
    <w:rsid w:val="007F4611"/>
    <w:rsid w:val="008033B9"/>
    <w:rsid w:val="00805C42"/>
    <w:rsid w:val="00807229"/>
    <w:rsid w:val="0081099A"/>
    <w:rsid w:val="00813DC1"/>
    <w:rsid w:val="008239F3"/>
    <w:rsid w:val="00830959"/>
    <w:rsid w:val="008313FA"/>
    <w:rsid w:val="00834197"/>
    <w:rsid w:val="00835963"/>
    <w:rsid w:val="00841AA9"/>
    <w:rsid w:val="00843627"/>
    <w:rsid w:val="00843F33"/>
    <w:rsid w:val="0084526B"/>
    <w:rsid w:val="0084629D"/>
    <w:rsid w:val="00846522"/>
    <w:rsid w:val="00850B5C"/>
    <w:rsid w:val="00860CF9"/>
    <w:rsid w:val="00861BFE"/>
    <w:rsid w:val="0086290F"/>
    <w:rsid w:val="00866BC1"/>
    <w:rsid w:val="00866F0D"/>
    <w:rsid w:val="008674A3"/>
    <w:rsid w:val="00867A14"/>
    <w:rsid w:val="00872BD3"/>
    <w:rsid w:val="0087485F"/>
    <w:rsid w:val="0087649A"/>
    <w:rsid w:val="0087746E"/>
    <w:rsid w:val="0088079D"/>
    <w:rsid w:val="00880917"/>
    <w:rsid w:val="00884EBB"/>
    <w:rsid w:val="00885D8D"/>
    <w:rsid w:val="008908DB"/>
    <w:rsid w:val="00891BDD"/>
    <w:rsid w:val="0089228F"/>
    <w:rsid w:val="008938A4"/>
    <w:rsid w:val="0089494B"/>
    <w:rsid w:val="00895563"/>
    <w:rsid w:val="00895CE3"/>
    <w:rsid w:val="0089667A"/>
    <w:rsid w:val="008969BF"/>
    <w:rsid w:val="00896C28"/>
    <w:rsid w:val="008A0425"/>
    <w:rsid w:val="008B6835"/>
    <w:rsid w:val="008B736B"/>
    <w:rsid w:val="008C0F6F"/>
    <w:rsid w:val="008C327B"/>
    <w:rsid w:val="008C3341"/>
    <w:rsid w:val="008C4A78"/>
    <w:rsid w:val="008C51E4"/>
    <w:rsid w:val="008D10FB"/>
    <w:rsid w:val="008D45D3"/>
    <w:rsid w:val="008D59B8"/>
    <w:rsid w:val="008D71D8"/>
    <w:rsid w:val="008D7FD6"/>
    <w:rsid w:val="008E2E4F"/>
    <w:rsid w:val="008E2E55"/>
    <w:rsid w:val="008E434B"/>
    <w:rsid w:val="008E4C06"/>
    <w:rsid w:val="008F1B85"/>
    <w:rsid w:val="008F4531"/>
    <w:rsid w:val="008F5F65"/>
    <w:rsid w:val="00901E53"/>
    <w:rsid w:val="00903FC9"/>
    <w:rsid w:val="00904A6C"/>
    <w:rsid w:val="00906F32"/>
    <w:rsid w:val="0090759C"/>
    <w:rsid w:val="00913709"/>
    <w:rsid w:val="0091387D"/>
    <w:rsid w:val="009147C1"/>
    <w:rsid w:val="00921731"/>
    <w:rsid w:val="009232E8"/>
    <w:rsid w:val="009242F3"/>
    <w:rsid w:val="009311BD"/>
    <w:rsid w:val="00931D9F"/>
    <w:rsid w:val="00934EAB"/>
    <w:rsid w:val="009372B7"/>
    <w:rsid w:val="00940F9E"/>
    <w:rsid w:val="00941A08"/>
    <w:rsid w:val="00942728"/>
    <w:rsid w:val="00944662"/>
    <w:rsid w:val="00947784"/>
    <w:rsid w:val="00950FFA"/>
    <w:rsid w:val="00952A3D"/>
    <w:rsid w:val="00952F85"/>
    <w:rsid w:val="00953A2A"/>
    <w:rsid w:val="009542FE"/>
    <w:rsid w:val="00956F90"/>
    <w:rsid w:val="00962F83"/>
    <w:rsid w:val="0096335D"/>
    <w:rsid w:val="00970891"/>
    <w:rsid w:val="00972CB5"/>
    <w:rsid w:val="00974845"/>
    <w:rsid w:val="00975270"/>
    <w:rsid w:val="0097576D"/>
    <w:rsid w:val="00985161"/>
    <w:rsid w:val="009862AE"/>
    <w:rsid w:val="0099121F"/>
    <w:rsid w:val="00993131"/>
    <w:rsid w:val="009940EB"/>
    <w:rsid w:val="009A32CF"/>
    <w:rsid w:val="009B3F85"/>
    <w:rsid w:val="009B47FB"/>
    <w:rsid w:val="009C221A"/>
    <w:rsid w:val="009C515C"/>
    <w:rsid w:val="009C519F"/>
    <w:rsid w:val="009C7046"/>
    <w:rsid w:val="009D1B32"/>
    <w:rsid w:val="009D1C91"/>
    <w:rsid w:val="009E42A1"/>
    <w:rsid w:val="009E5E9A"/>
    <w:rsid w:val="009E6521"/>
    <w:rsid w:val="009F0FD1"/>
    <w:rsid w:val="009F2684"/>
    <w:rsid w:val="009F2B42"/>
    <w:rsid w:val="009F4827"/>
    <w:rsid w:val="00A00AF9"/>
    <w:rsid w:val="00A04D71"/>
    <w:rsid w:val="00A10191"/>
    <w:rsid w:val="00A22314"/>
    <w:rsid w:val="00A22D30"/>
    <w:rsid w:val="00A25B29"/>
    <w:rsid w:val="00A273F7"/>
    <w:rsid w:val="00A31BC7"/>
    <w:rsid w:val="00A31C16"/>
    <w:rsid w:val="00A34826"/>
    <w:rsid w:val="00A40294"/>
    <w:rsid w:val="00A40C17"/>
    <w:rsid w:val="00A50FA0"/>
    <w:rsid w:val="00A51E73"/>
    <w:rsid w:val="00A52187"/>
    <w:rsid w:val="00A61F6D"/>
    <w:rsid w:val="00A65182"/>
    <w:rsid w:val="00A662FF"/>
    <w:rsid w:val="00A66577"/>
    <w:rsid w:val="00A71634"/>
    <w:rsid w:val="00A729DA"/>
    <w:rsid w:val="00A75B08"/>
    <w:rsid w:val="00A76337"/>
    <w:rsid w:val="00A7682A"/>
    <w:rsid w:val="00A76FD3"/>
    <w:rsid w:val="00A864D8"/>
    <w:rsid w:val="00A90288"/>
    <w:rsid w:val="00A90C52"/>
    <w:rsid w:val="00A919EF"/>
    <w:rsid w:val="00A95CAC"/>
    <w:rsid w:val="00AA1B60"/>
    <w:rsid w:val="00AA2F34"/>
    <w:rsid w:val="00AA3201"/>
    <w:rsid w:val="00AA4023"/>
    <w:rsid w:val="00AA5408"/>
    <w:rsid w:val="00AA6EE2"/>
    <w:rsid w:val="00AB1C03"/>
    <w:rsid w:val="00AB4C4B"/>
    <w:rsid w:val="00AC11DF"/>
    <w:rsid w:val="00AC2E37"/>
    <w:rsid w:val="00AC4466"/>
    <w:rsid w:val="00AC5B57"/>
    <w:rsid w:val="00AC75D0"/>
    <w:rsid w:val="00AC78B2"/>
    <w:rsid w:val="00AD07DA"/>
    <w:rsid w:val="00AD44F1"/>
    <w:rsid w:val="00AD572D"/>
    <w:rsid w:val="00AE314A"/>
    <w:rsid w:val="00AE79F7"/>
    <w:rsid w:val="00AF081F"/>
    <w:rsid w:val="00AF2AE8"/>
    <w:rsid w:val="00AF36D7"/>
    <w:rsid w:val="00AF434A"/>
    <w:rsid w:val="00AF689E"/>
    <w:rsid w:val="00AF6CCD"/>
    <w:rsid w:val="00B01AAD"/>
    <w:rsid w:val="00B02111"/>
    <w:rsid w:val="00B023BA"/>
    <w:rsid w:val="00B0597F"/>
    <w:rsid w:val="00B06921"/>
    <w:rsid w:val="00B1297B"/>
    <w:rsid w:val="00B14089"/>
    <w:rsid w:val="00B152C6"/>
    <w:rsid w:val="00B15C5D"/>
    <w:rsid w:val="00B16C58"/>
    <w:rsid w:val="00B17D1E"/>
    <w:rsid w:val="00B20EEC"/>
    <w:rsid w:val="00B2307E"/>
    <w:rsid w:val="00B30B19"/>
    <w:rsid w:val="00B31FD3"/>
    <w:rsid w:val="00B32BFA"/>
    <w:rsid w:val="00B32D14"/>
    <w:rsid w:val="00B3426A"/>
    <w:rsid w:val="00B3520F"/>
    <w:rsid w:val="00B446D9"/>
    <w:rsid w:val="00B44824"/>
    <w:rsid w:val="00B508DF"/>
    <w:rsid w:val="00B5181F"/>
    <w:rsid w:val="00B55B43"/>
    <w:rsid w:val="00B563AD"/>
    <w:rsid w:val="00B61D7B"/>
    <w:rsid w:val="00B66902"/>
    <w:rsid w:val="00B703F5"/>
    <w:rsid w:val="00B736DB"/>
    <w:rsid w:val="00B73DDB"/>
    <w:rsid w:val="00B770F9"/>
    <w:rsid w:val="00B828C7"/>
    <w:rsid w:val="00B83682"/>
    <w:rsid w:val="00B85BE7"/>
    <w:rsid w:val="00B950DA"/>
    <w:rsid w:val="00B954CA"/>
    <w:rsid w:val="00B97280"/>
    <w:rsid w:val="00B97EC4"/>
    <w:rsid w:val="00BA1D6C"/>
    <w:rsid w:val="00BA4420"/>
    <w:rsid w:val="00BB38A8"/>
    <w:rsid w:val="00BB4560"/>
    <w:rsid w:val="00BC3894"/>
    <w:rsid w:val="00BC46E3"/>
    <w:rsid w:val="00BC5FB1"/>
    <w:rsid w:val="00BD2678"/>
    <w:rsid w:val="00BD47D0"/>
    <w:rsid w:val="00BD60A9"/>
    <w:rsid w:val="00BD7091"/>
    <w:rsid w:val="00BE35B3"/>
    <w:rsid w:val="00BE3B66"/>
    <w:rsid w:val="00BE4158"/>
    <w:rsid w:val="00BF076D"/>
    <w:rsid w:val="00BF3DA5"/>
    <w:rsid w:val="00BF3FEF"/>
    <w:rsid w:val="00BF726A"/>
    <w:rsid w:val="00C02643"/>
    <w:rsid w:val="00C04E5C"/>
    <w:rsid w:val="00C0536F"/>
    <w:rsid w:val="00C068FA"/>
    <w:rsid w:val="00C07864"/>
    <w:rsid w:val="00C07A5D"/>
    <w:rsid w:val="00C15138"/>
    <w:rsid w:val="00C16443"/>
    <w:rsid w:val="00C225D5"/>
    <w:rsid w:val="00C30E6B"/>
    <w:rsid w:val="00C33FE9"/>
    <w:rsid w:val="00C350FB"/>
    <w:rsid w:val="00C354F2"/>
    <w:rsid w:val="00C35C39"/>
    <w:rsid w:val="00C37025"/>
    <w:rsid w:val="00C378AA"/>
    <w:rsid w:val="00C4159E"/>
    <w:rsid w:val="00C41B00"/>
    <w:rsid w:val="00C510C5"/>
    <w:rsid w:val="00C511DD"/>
    <w:rsid w:val="00C5255B"/>
    <w:rsid w:val="00C53F3F"/>
    <w:rsid w:val="00C56449"/>
    <w:rsid w:val="00C56F35"/>
    <w:rsid w:val="00C62076"/>
    <w:rsid w:val="00C62BF7"/>
    <w:rsid w:val="00C67CC6"/>
    <w:rsid w:val="00C70322"/>
    <w:rsid w:val="00C72286"/>
    <w:rsid w:val="00C72EE2"/>
    <w:rsid w:val="00C77DE2"/>
    <w:rsid w:val="00C80496"/>
    <w:rsid w:val="00C8055F"/>
    <w:rsid w:val="00C80A5B"/>
    <w:rsid w:val="00C81DF0"/>
    <w:rsid w:val="00C83106"/>
    <w:rsid w:val="00C84F48"/>
    <w:rsid w:val="00C86866"/>
    <w:rsid w:val="00CA372B"/>
    <w:rsid w:val="00CA6D20"/>
    <w:rsid w:val="00CB13FD"/>
    <w:rsid w:val="00CB1E66"/>
    <w:rsid w:val="00CB20EC"/>
    <w:rsid w:val="00CB2B13"/>
    <w:rsid w:val="00CB39FD"/>
    <w:rsid w:val="00CB433C"/>
    <w:rsid w:val="00CB7059"/>
    <w:rsid w:val="00CC7BD3"/>
    <w:rsid w:val="00CD142E"/>
    <w:rsid w:val="00CD30AD"/>
    <w:rsid w:val="00CD3B84"/>
    <w:rsid w:val="00CD4046"/>
    <w:rsid w:val="00CD70F6"/>
    <w:rsid w:val="00CD74D0"/>
    <w:rsid w:val="00CD7A3F"/>
    <w:rsid w:val="00CE13C7"/>
    <w:rsid w:val="00CE2441"/>
    <w:rsid w:val="00CE3FB5"/>
    <w:rsid w:val="00CE5589"/>
    <w:rsid w:val="00CE596B"/>
    <w:rsid w:val="00CE7189"/>
    <w:rsid w:val="00CE7BA7"/>
    <w:rsid w:val="00CF129C"/>
    <w:rsid w:val="00CF2023"/>
    <w:rsid w:val="00CF33E3"/>
    <w:rsid w:val="00CF389C"/>
    <w:rsid w:val="00CF40E9"/>
    <w:rsid w:val="00CF5BB7"/>
    <w:rsid w:val="00CF6E99"/>
    <w:rsid w:val="00D02FA1"/>
    <w:rsid w:val="00D04E8F"/>
    <w:rsid w:val="00D06905"/>
    <w:rsid w:val="00D06B61"/>
    <w:rsid w:val="00D14837"/>
    <w:rsid w:val="00D14A5F"/>
    <w:rsid w:val="00D2010B"/>
    <w:rsid w:val="00D22DCB"/>
    <w:rsid w:val="00D31E8D"/>
    <w:rsid w:val="00D320F3"/>
    <w:rsid w:val="00D40231"/>
    <w:rsid w:val="00D4253E"/>
    <w:rsid w:val="00D46944"/>
    <w:rsid w:val="00D471CD"/>
    <w:rsid w:val="00D47B0B"/>
    <w:rsid w:val="00D51818"/>
    <w:rsid w:val="00D550D1"/>
    <w:rsid w:val="00D561E7"/>
    <w:rsid w:val="00D567B5"/>
    <w:rsid w:val="00D6461E"/>
    <w:rsid w:val="00D6739D"/>
    <w:rsid w:val="00D67EC9"/>
    <w:rsid w:val="00D70238"/>
    <w:rsid w:val="00D73EA9"/>
    <w:rsid w:val="00D765F2"/>
    <w:rsid w:val="00D86441"/>
    <w:rsid w:val="00D86E2D"/>
    <w:rsid w:val="00D97957"/>
    <w:rsid w:val="00D97ED1"/>
    <w:rsid w:val="00DA4CF9"/>
    <w:rsid w:val="00DA5131"/>
    <w:rsid w:val="00DA5B6C"/>
    <w:rsid w:val="00DA75F9"/>
    <w:rsid w:val="00DB0458"/>
    <w:rsid w:val="00DB2193"/>
    <w:rsid w:val="00DB2DC5"/>
    <w:rsid w:val="00DC0DCA"/>
    <w:rsid w:val="00DC131E"/>
    <w:rsid w:val="00DC1D37"/>
    <w:rsid w:val="00DC2233"/>
    <w:rsid w:val="00DC440B"/>
    <w:rsid w:val="00DC7D24"/>
    <w:rsid w:val="00DD4813"/>
    <w:rsid w:val="00DD5197"/>
    <w:rsid w:val="00DD7544"/>
    <w:rsid w:val="00DD789E"/>
    <w:rsid w:val="00DD7A88"/>
    <w:rsid w:val="00DE5B72"/>
    <w:rsid w:val="00DF031E"/>
    <w:rsid w:val="00DF09A8"/>
    <w:rsid w:val="00DF5554"/>
    <w:rsid w:val="00DF6BC0"/>
    <w:rsid w:val="00E0206C"/>
    <w:rsid w:val="00E065DA"/>
    <w:rsid w:val="00E10AC0"/>
    <w:rsid w:val="00E15EC9"/>
    <w:rsid w:val="00E16097"/>
    <w:rsid w:val="00E16243"/>
    <w:rsid w:val="00E275B9"/>
    <w:rsid w:val="00E27D39"/>
    <w:rsid w:val="00E31339"/>
    <w:rsid w:val="00E329A7"/>
    <w:rsid w:val="00E3393D"/>
    <w:rsid w:val="00E358A5"/>
    <w:rsid w:val="00E35ED0"/>
    <w:rsid w:val="00E43C9B"/>
    <w:rsid w:val="00E45D29"/>
    <w:rsid w:val="00E467D4"/>
    <w:rsid w:val="00E46AFE"/>
    <w:rsid w:val="00E5415A"/>
    <w:rsid w:val="00E57409"/>
    <w:rsid w:val="00E64C5B"/>
    <w:rsid w:val="00E65849"/>
    <w:rsid w:val="00E665DD"/>
    <w:rsid w:val="00E6668E"/>
    <w:rsid w:val="00E832EB"/>
    <w:rsid w:val="00E83447"/>
    <w:rsid w:val="00E947BC"/>
    <w:rsid w:val="00E9513B"/>
    <w:rsid w:val="00E95E4B"/>
    <w:rsid w:val="00E95EEC"/>
    <w:rsid w:val="00E975FB"/>
    <w:rsid w:val="00EA0DA0"/>
    <w:rsid w:val="00EA275E"/>
    <w:rsid w:val="00EA3A18"/>
    <w:rsid w:val="00EA62F9"/>
    <w:rsid w:val="00EA724C"/>
    <w:rsid w:val="00EA7806"/>
    <w:rsid w:val="00EC4412"/>
    <w:rsid w:val="00EC60C9"/>
    <w:rsid w:val="00ED227B"/>
    <w:rsid w:val="00ED44D1"/>
    <w:rsid w:val="00ED5D16"/>
    <w:rsid w:val="00ED7F45"/>
    <w:rsid w:val="00EE1DD4"/>
    <w:rsid w:val="00EE1F30"/>
    <w:rsid w:val="00EE2E15"/>
    <w:rsid w:val="00F004AD"/>
    <w:rsid w:val="00F0056F"/>
    <w:rsid w:val="00F0089F"/>
    <w:rsid w:val="00F02DBB"/>
    <w:rsid w:val="00F0512B"/>
    <w:rsid w:val="00F06434"/>
    <w:rsid w:val="00F106B7"/>
    <w:rsid w:val="00F10EE2"/>
    <w:rsid w:val="00F13539"/>
    <w:rsid w:val="00F15109"/>
    <w:rsid w:val="00F151DC"/>
    <w:rsid w:val="00F1573A"/>
    <w:rsid w:val="00F15A4F"/>
    <w:rsid w:val="00F20337"/>
    <w:rsid w:val="00F2047D"/>
    <w:rsid w:val="00F22554"/>
    <w:rsid w:val="00F22AC0"/>
    <w:rsid w:val="00F264E7"/>
    <w:rsid w:val="00F30308"/>
    <w:rsid w:val="00F34810"/>
    <w:rsid w:val="00F3508A"/>
    <w:rsid w:val="00F44638"/>
    <w:rsid w:val="00F4763F"/>
    <w:rsid w:val="00F47C6E"/>
    <w:rsid w:val="00F55018"/>
    <w:rsid w:val="00F57C28"/>
    <w:rsid w:val="00F60E7D"/>
    <w:rsid w:val="00F63B3F"/>
    <w:rsid w:val="00F64C73"/>
    <w:rsid w:val="00F66454"/>
    <w:rsid w:val="00F678D3"/>
    <w:rsid w:val="00F67C3E"/>
    <w:rsid w:val="00F758F4"/>
    <w:rsid w:val="00F819BA"/>
    <w:rsid w:val="00F83340"/>
    <w:rsid w:val="00F83BA7"/>
    <w:rsid w:val="00F84134"/>
    <w:rsid w:val="00F8607A"/>
    <w:rsid w:val="00F90006"/>
    <w:rsid w:val="00F90FD2"/>
    <w:rsid w:val="00F918BD"/>
    <w:rsid w:val="00F936AF"/>
    <w:rsid w:val="00F944DF"/>
    <w:rsid w:val="00F95249"/>
    <w:rsid w:val="00F96D66"/>
    <w:rsid w:val="00FA1B98"/>
    <w:rsid w:val="00FA636B"/>
    <w:rsid w:val="00FB0F9A"/>
    <w:rsid w:val="00FB44C4"/>
    <w:rsid w:val="00FB5F44"/>
    <w:rsid w:val="00FC02CD"/>
    <w:rsid w:val="00FC5618"/>
    <w:rsid w:val="00FD0533"/>
    <w:rsid w:val="00FD2B1A"/>
    <w:rsid w:val="00FD6FF7"/>
    <w:rsid w:val="00FE5185"/>
    <w:rsid w:val="00FF04FF"/>
    <w:rsid w:val="00FF3331"/>
    <w:rsid w:val="00FF6B52"/>
    <w:rsid w:val="00FF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1C6A5"/>
  <w15:chartTrackingRefBased/>
  <w15:docId w15:val="{3A0E7584-ADBB-4244-9F97-2182270B5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74883"/>
    <w:rPr>
      <w:rFonts w:ascii="Verdana" w:hAnsi="Verdana"/>
      <w:sz w:val="20"/>
    </w:rPr>
  </w:style>
  <w:style w:type="paragraph" w:styleId="Titolo1">
    <w:name w:val="heading 1"/>
    <w:basedOn w:val="Normale"/>
    <w:next w:val="Normale"/>
    <w:link w:val="Titolo1Carattere"/>
    <w:autoRedefine/>
    <w:uiPriority w:val="9"/>
    <w:qFormat/>
    <w:rsid w:val="00C86866"/>
    <w:pPr>
      <w:keepNext/>
      <w:keepLines/>
      <w:pageBreakBefore/>
      <w:numPr>
        <w:numId w:val="3"/>
      </w:numPr>
      <w:spacing w:before="240" w:after="0"/>
      <w:outlineLvl w:val="0"/>
    </w:pPr>
    <w:rPr>
      <w:rFonts w:eastAsiaTheme="majorEastAsia" w:cstheme="majorBidi"/>
      <w:b/>
      <w:sz w:val="32"/>
      <w:szCs w:val="32"/>
    </w:rPr>
  </w:style>
  <w:style w:type="paragraph" w:styleId="Titolo2">
    <w:name w:val="heading 2"/>
    <w:basedOn w:val="Normale"/>
    <w:next w:val="Normale"/>
    <w:link w:val="Titolo2Carattere"/>
    <w:autoRedefine/>
    <w:uiPriority w:val="9"/>
    <w:unhideWhenUsed/>
    <w:qFormat/>
    <w:rsid w:val="00590FCF"/>
    <w:pPr>
      <w:keepNext/>
      <w:keepLines/>
      <w:numPr>
        <w:ilvl w:val="1"/>
        <w:numId w:val="3"/>
      </w:numPr>
      <w:spacing w:before="240" w:after="120"/>
      <w:ind w:left="567" w:hanging="567"/>
      <w:outlineLvl w:val="1"/>
    </w:pPr>
    <w:rPr>
      <w:rFonts w:eastAsiaTheme="majorEastAsia" w:cs="Arial"/>
      <w:sz w:val="24"/>
      <w:szCs w:val="24"/>
    </w:rPr>
  </w:style>
  <w:style w:type="paragraph" w:styleId="Titolo3">
    <w:name w:val="heading 3"/>
    <w:basedOn w:val="Normale"/>
    <w:next w:val="Normale"/>
    <w:link w:val="Titolo3Carattere"/>
    <w:uiPriority w:val="9"/>
    <w:unhideWhenUsed/>
    <w:qFormat/>
    <w:rsid w:val="00CB1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A76F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autoRedefine/>
    <w:uiPriority w:val="34"/>
    <w:qFormat/>
    <w:rsid w:val="0004469F"/>
    <w:pPr>
      <w:numPr>
        <w:numId w:val="51"/>
      </w:numPr>
      <w:spacing w:before="120" w:after="120"/>
      <w:contextualSpacing/>
      <w:pPrChange w:id="0" w:author="Account Microsoft" w:date="2021-04-06T16:28:00Z">
        <w:pPr>
          <w:numPr>
            <w:numId w:val="44"/>
          </w:numPr>
          <w:spacing w:before="120" w:after="120"/>
          <w:ind w:left="720" w:hanging="360"/>
          <w:contextualSpacing/>
        </w:pPr>
      </w:pPrChange>
    </w:pPr>
    <w:rPr>
      <w:rFonts w:cs="Arial"/>
      <w:szCs w:val="24"/>
      <w:rPrChange w:id="0" w:author="Account Microsoft" w:date="2021-04-06T16:28:00Z">
        <w:rPr>
          <w:rFonts w:ascii="Verdana" w:eastAsiaTheme="minorHAnsi" w:hAnsi="Verdana" w:cs="Arial"/>
          <w:szCs w:val="24"/>
          <w:lang w:val="en-US" w:eastAsia="en-US" w:bidi="ar-SA"/>
        </w:rPr>
      </w:rPrChange>
    </w:rPr>
  </w:style>
  <w:style w:type="character" w:customStyle="1" w:styleId="Titolo1Carattere">
    <w:name w:val="Titolo 1 Carattere"/>
    <w:basedOn w:val="Carpredefinitoparagrafo"/>
    <w:link w:val="Titolo1"/>
    <w:uiPriority w:val="9"/>
    <w:rsid w:val="00C86866"/>
    <w:rPr>
      <w:rFonts w:ascii="Verdana" w:eastAsiaTheme="majorEastAsia" w:hAnsi="Verdana" w:cstheme="majorBidi"/>
      <w:b/>
      <w:sz w:val="32"/>
      <w:szCs w:val="32"/>
    </w:rPr>
  </w:style>
  <w:style w:type="character" w:customStyle="1" w:styleId="Label">
    <w:name w:val="Label"/>
    <w:rsid w:val="00DF6BC0"/>
    <w:rPr>
      <w:rFonts w:ascii="FuturaTMedCon" w:hAnsi="FuturaTMedCon"/>
      <w:noProof/>
      <w:sz w:val="24"/>
    </w:rPr>
  </w:style>
  <w:style w:type="paragraph" w:styleId="Testonotaapidipagina">
    <w:name w:val="footnote text"/>
    <w:basedOn w:val="Normale"/>
    <w:link w:val="TestonotaapidipaginaCarattere"/>
    <w:uiPriority w:val="99"/>
    <w:semiHidden/>
    <w:rsid w:val="00A31BC7"/>
    <w:pPr>
      <w:spacing w:after="0"/>
      <w:jc w:val="both"/>
    </w:pPr>
    <w:rPr>
      <w:rFonts w:ascii="Times New Roman" w:eastAsia="Times New Roman" w:hAnsi="Times New Roman" w:cs="Times New Roman"/>
      <w:szCs w:val="20"/>
    </w:rPr>
  </w:style>
  <w:style w:type="character" w:customStyle="1" w:styleId="TestonotaapidipaginaCarattere">
    <w:name w:val="Testo nota a piè di pagina Carattere"/>
    <w:basedOn w:val="Carpredefinitoparagrafo"/>
    <w:link w:val="Testonotaapidipagina"/>
    <w:uiPriority w:val="99"/>
    <w:semiHidden/>
    <w:rsid w:val="00A31BC7"/>
    <w:rPr>
      <w:rFonts w:ascii="Times New Roman" w:eastAsia="Times New Roman" w:hAnsi="Times New Roman" w:cs="Times New Roman"/>
      <w:sz w:val="20"/>
      <w:szCs w:val="20"/>
    </w:rPr>
  </w:style>
  <w:style w:type="character" w:styleId="Rimandonotaapidipagina">
    <w:name w:val="footnote reference"/>
    <w:uiPriority w:val="99"/>
    <w:unhideWhenUsed/>
    <w:rsid w:val="00A31BC7"/>
    <w:rPr>
      <w:vertAlign w:val="superscript"/>
    </w:rPr>
  </w:style>
  <w:style w:type="character" w:customStyle="1" w:styleId="Titolo2Carattere">
    <w:name w:val="Titolo 2 Carattere"/>
    <w:basedOn w:val="Carpredefinitoparagrafo"/>
    <w:link w:val="Titolo2"/>
    <w:uiPriority w:val="9"/>
    <w:rsid w:val="00590FCF"/>
    <w:rPr>
      <w:rFonts w:ascii="Verdana" w:eastAsiaTheme="majorEastAsia" w:hAnsi="Verdana" w:cs="Arial"/>
      <w:sz w:val="24"/>
      <w:szCs w:val="24"/>
    </w:rPr>
  </w:style>
  <w:style w:type="character" w:styleId="Collegamentoipertestuale">
    <w:name w:val="Hyperlink"/>
    <w:basedOn w:val="Carpredefinitoparagrafo"/>
    <w:uiPriority w:val="99"/>
    <w:unhideWhenUsed/>
    <w:rsid w:val="00AF36D7"/>
    <w:rPr>
      <w:strike w:val="0"/>
      <w:dstrike w:val="0"/>
      <w:color w:val="001BA0"/>
      <w:u w:val="none"/>
      <w:effect w:val="none"/>
    </w:rPr>
  </w:style>
  <w:style w:type="character" w:customStyle="1" w:styleId="Titolo3Carattere">
    <w:name w:val="Titolo 3 Carattere"/>
    <w:basedOn w:val="Carpredefinitoparagrafo"/>
    <w:link w:val="Titolo3"/>
    <w:uiPriority w:val="9"/>
    <w:rsid w:val="00CB1E66"/>
    <w:rPr>
      <w:rFonts w:asciiTheme="majorHAnsi" w:eastAsiaTheme="majorEastAsia" w:hAnsiTheme="majorHAnsi" w:cstheme="majorBidi"/>
      <w:color w:val="1F4D78" w:themeColor="accent1" w:themeShade="7F"/>
      <w:sz w:val="24"/>
      <w:szCs w:val="24"/>
    </w:rPr>
  </w:style>
  <w:style w:type="table" w:styleId="Grigliatabella">
    <w:name w:val="Table Grid"/>
    <w:basedOn w:val="Tabellanormale"/>
    <w:uiPriority w:val="39"/>
    <w:rsid w:val="0089228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89228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testazione">
    <w:name w:val="header"/>
    <w:basedOn w:val="Normale"/>
    <w:link w:val="IntestazioneCarattere"/>
    <w:uiPriority w:val="99"/>
    <w:unhideWhenUsed/>
    <w:rsid w:val="008D10FB"/>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008D10FB"/>
  </w:style>
  <w:style w:type="paragraph" w:styleId="Pidipagina">
    <w:name w:val="footer"/>
    <w:basedOn w:val="Normale"/>
    <w:link w:val="PidipaginaCarattere"/>
    <w:uiPriority w:val="99"/>
    <w:unhideWhenUsed/>
    <w:rsid w:val="008D10FB"/>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008D10FB"/>
  </w:style>
  <w:style w:type="paragraph" w:styleId="Testofumetto">
    <w:name w:val="Balloon Text"/>
    <w:basedOn w:val="Normale"/>
    <w:link w:val="TestofumettoCarattere"/>
    <w:uiPriority w:val="99"/>
    <w:semiHidden/>
    <w:unhideWhenUsed/>
    <w:rsid w:val="008D10FB"/>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D10FB"/>
    <w:rPr>
      <w:rFonts w:ascii="Segoe UI" w:hAnsi="Segoe UI" w:cs="Segoe UI"/>
      <w:sz w:val="18"/>
      <w:szCs w:val="18"/>
    </w:rPr>
  </w:style>
  <w:style w:type="paragraph" w:customStyle="1" w:styleId="JRCCovertext">
    <w:name w:val="JRC_Cover_text"/>
    <w:basedOn w:val="Normale"/>
    <w:qFormat/>
    <w:rsid w:val="007C55B5"/>
    <w:pPr>
      <w:widowControl w:val="0"/>
      <w:spacing w:after="0" w:line="200" w:lineRule="exact"/>
    </w:pPr>
    <w:rPr>
      <w:rFonts w:eastAsia="Times New Roman" w:cs="Times New Roman"/>
      <w:sz w:val="16"/>
      <w:szCs w:val="14"/>
      <w:lang w:val="en-GB" w:eastAsia="en-GB"/>
    </w:rPr>
  </w:style>
  <w:style w:type="paragraph" w:customStyle="1" w:styleId="JRCLevel-2title">
    <w:name w:val="JRC_Level-2_title"/>
    <w:basedOn w:val="Titolo2"/>
    <w:next w:val="Normale"/>
    <w:qFormat/>
    <w:rsid w:val="0042297D"/>
    <w:pPr>
      <w:numPr>
        <w:numId w:val="18"/>
      </w:numPr>
      <w:jc w:val="both"/>
    </w:pPr>
    <w:rPr>
      <w:rFonts w:eastAsia="Times New Roman" w:cs="Times New Roman"/>
      <w:b/>
      <w:bCs/>
      <w:iCs/>
      <w:lang w:val="en-GB"/>
    </w:rPr>
  </w:style>
  <w:style w:type="paragraph" w:customStyle="1" w:styleId="JRCLevel-3title">
    <w:name w:val="JRC_Level-3_title"/>
    <w:basedOn w:val="Titolo3"/>
    <w:next w:val="Normale"/>
    <w:qFormat/>
    <w:rsid w:val="0042297D"/>
    <w:pPr>
      <w:numPr>
        <w:ilvl w:val="2"/>
        <w:numId w:val="18"/>
      </w:numPr>
      <w:spacing w:before="240" w:after="120"/>
      <w:jc w:val="both"/>
    </w:pPr>
    <w:rPr>
      <w:rFonts w:ascii="Verdana" w:eastAsia="Times New Roman" w:hAnsi="Verdana" w:cs="Times New Roman"/>
      <w:b/>
      <w:bCs/>
      <w:color w:val="auto"/>
      <w:sz w:val="22"/>
      <w:lang w:val="en-GB"/>
    </w:rPr>
  </w:style>
  <w:style w:type="paragraph" w:styleId="Titolosommario">
    <w:name w:val="TOC Heading"/>
    <w:basedOn w:val="Titolo1"/>
    <w:next w:val="Normale"/>
    <w:uiPriority w:val="39"/>
    <w:unhideWhenUsed/>
    <w:qFormat/>
    <w:rsid w:val="006B4986"/>
    <w:pPr>
      <w:outlineLvl w:val="9"/>
    </w:pPr>
  </w:style>
  <w:style w:type="paragraph" w:styleId="Sommario1">
    <w:name w:val="toc 1"/>
    <w:basedOn w:val="Normale"/>
    <w:next w:val="Normale"/>
    <w:autoRedefine/>
    <w:uiPriority w:val="39"/>
    <w:unhideWhenUsed/>
    <w:rsid w:val="006B4986"/>
    <w:pPr>
      <w:spacing w:after="100"/>
    </w:pPr>
  </w:style>
  <w:style w:type="paragraph" w:styleId="Sommario2">
    <w:name w:val="toc 2"/>
    <w:basedOn w:val="Normale"/>
    <w:next w:val="Normale"/>
    <w:autoRedefine/>
    <w:uiPriority w:val="39"/>
    <w:unhideWhenUsed/>
    <w:rsid w:val="00274883"/>
    <w:pPr>
      <w:spacing w:before="120" w:after="100"/>
      <w:ind w:left="284"/>
    </w:pPr>
  </w:style>
  <w:style w:type="paragraph" w:styleId="Sommario3">
    <w:name w:val="toc 3"/>
    <w:basedOn w:val="Normale"/>
    <w:next w:val="Normale"/>
    <w:autoRedefine/>
    <w:uiPriority w:val="39"/>
    <w:unhideWhenUsed/>
    <w:rsid w:val="00274883"/>
    <w:pPr>
      <w:spacing w:before="120" w:after="100"/>
      <w:ind w:left="510"/>
    </w:pPr>
  </w:style>
  <w:style w:type="paragraph" w:customStyle="1" w:styleId="JRCLevel-1Fronttitle">
    <w:name w:val="JRC_Level-1_Front_title"/>
    <w:basedOn w:val="Normale"/>
    <w:next w:val="Normale"/>
    <w:link w:val="JRCLevel-1FronttitleChar"/>
    <w:qFormat/>
    <w:rsid w:val="006B4986"/>
    <w:pPr>
      <w:keepNext/>
      <w:pageBreakBefore/>
      <w:spacing w:after="120"/>
    </w:pPr>
    <w:rPr>
      <w:rFonts w:eastAsia="Times New Roman" w:cs="Times New Roman"/>
      <w:b/>
      <w:sz w:val="24"/>
      <w:lang w:val="da-DK" w:eastAsia="en-GB"/>
    </w:rPr>
  </w:style>
  <w:style w:type="character" w:customStyle="1" w:styleId="JRCLevel-1FronttitleChar">
    <w:name w:val="JRC_Level-1_Front_title Char"/>
    <w:link w:val="JRCLevel-1Fronttitle"/>
    <w:rsid w:val="006B4986"/>
    <w:rPr>
      <w:rFonts w:ascii="Verdana" w:eastAsia="Times New Roman" w:hAnsi="Verdana" w:cs="Times New Roman"/>
      <w:b/>
      <w:sz w:val="24"/>
      <w:lang w:val="da-DK" w:eastAsia="en-GB"/>
    </w:rPr>
  </w:style>
  <w:style w:type="paragraph" w:customStyle="1" w:styleId="JRCLevel-1title">
    <w:name w:val="JRC_Level-1_title"/>
    <w:basedOn w:val="Titolo1"/>
    <w:next w:val="Normale"/>
    <w:autoRedefine/>
    <w:qFormat/>
    <w:rsid w:val="00ED7F45"/>
    <w:pPr>
      <w:keepLines w:val="0"/>
      <w:spacing w:before="0" w:after="120"/>
    </w:pPr>
    <w:rPr>
      <w:rFonts w:eastAsia="Calibri" w:cs="Times New Roman"/>
      <w:sz w:val="26"/>
      <w:szCs w:val="24"/>
      <w:lang w:val="en-GB"/>
    </w:rPr>
  </w:style>
  <w:style w:type="paragraph" w:customStyle="1" w:styleId="Bullet2">
    <w:name w:val="Bullet2"/>
    <w:basedOn w:val="Paragrafoelenco"/>
    <w:link w:val="Bullet2Char"/>
    <w:autoRedefine/>
    <w:qFormat/>
    <w:rsid w:val="00FC02CD"/>
    <w:pPr>
      <w:ind w:left="1037"/>
    </w:pPr>
  </w:style>
  <w:style w:type="paragraph" w:customStyle="1" w:styleId="JRCTabletitle">
    <w:name w:val="JRC_Table_title"/>
    <w:basedOn w:val="Normale"/>
    <w:autoRedefine/>
    <w:qFormat/>
    <w:rsid w:val="00F63B3F"/>
    <w:pPr>
      <w:keepNext/>
      <w:spacing w:before="240" w:after="120"/>
    </w:pPr>
    <w:rPr>
      <w:rFonts w:eastAsia="Calibri" w:cs="Times New Roman"/>
      <w:color w:val="000000"/>
      <w:sz w:val="18"/>
      <w:lang w:val="pt-PT"/>
    </w:rPr>
  </w:style>
  <w:style w:type="character" w:customStyle="1" w:styleId="ParagrafoelencoCarattere">
    <w:name w:val="Paragrafo elenco Carattere"/>
    <w:basedOn w:val="Carpredefinitoparagrafo"/>
    <w:link w:val="Paragrafoelenco"/>
    <w:uiPriority w:val="34"/>
    <w:rsid w:val="0004469F"/>
    <w:rPr>
      <w:rFonts w:ascii="Verdana" w:hAnsi="Verdana" w:cs="Arial"/>
      <w:sz w:val="20"/>
      <w:szCs w:val="24"/>
    </w:rPr>
  </w:style>
  <w:style w:type="character" w:customStyle="1" w:styleId="Bullet2Char">
    <w:name w:val="Bullet2 Char"/>
    <w:basedOn w:val="ParagrafoelencoCarattere"/>
    <w:link w:val="Bullet2"/>
    <w:rsid w:val="00FC02CD"/>
    <w:rPr>
      <w:rFonts w:ascii="Verdana" w:hAnsi="Verdana" w:cs="Arial"/>
      <w:sz w:val="20"/>
      <w:szCs w:val="24"/>
    </w:rPr>
  </w:style>
  <w:style w:type="paragraph" w:customStyle="1" w:styleId="Bullet3">
    <w:name w:val="Bullet3"/>
    <w:basedOn w:val="Paragrafoelenco"/>
    <w:link w:val="Bullet3Char"/>
    <w:autoRedefine/>
    <w:qFormat/>
    <w:rsid w:val="00FC02CD"/>
    <w:pPr>
      <w:numPr>
        <w:numId w:val="35"/>
      </w:numPr>
    </w:pPr>
  </w:style>
  <w:style w:type="character" w:customStyle="1" w:styleId="Bullet3Char">
    <w:name w:val="Bullet3 Char"/>
    <w:basedOn w:val="ParagrafoelencoCarattere"/>
    <w:link w:val="Bullet3"/>
    <w:rsid w:val="00FC02CD"/>
    <w:rPr>
      <w:rFonts w:ascii="Verdana" w:hAnsi="Verdana" w:cs="Arial"/>
      <w:sz w:val="20"/>
      <w:szCs w:val="24"/>
    </w:rPr>
  </w:style>
  <w:style w:type="character" w:customStyle="1" w:styleId="Titolo4Carattere">
    <w:name w:val="Titolo 4 Carattere"/>
    <w:basedOn w:val="Carpredefinitoparagrafo"/>
    <w:link w:val="Titolo4"/>
    <w:uiPriority w:val="9"/>
    <w:rsid w:val="00A76FD3"/>
    <w:rPr>
      <w:rFonts w:asciiTheme="majorHAnsi" w:eastAsiaTheme="majorEastAsia" w:hAnsiTheme="majorHAnsi" w:cstheme="majorBidi"/>
      <w:i/>
      <w:iCs/>
      <w:color w:val="2E74B5" w:themeColor="accent1" w:themeShade="BF"/>
      <w:sz w:val="20"/>
    </w:rPr>
  </w:style>
  <w:style w:type="character" w:styleId="Rimandocommento">
    <w:name w:val="annotation reference"/>
    <w:basedOn w:val="Carpredefinitoparagrafo"/>
    <w:uiPriority w:val="99"/>
    <w:semiHidden/>
    <w:unhideWhenUsed/>
    <w:rsid w:val="00A75B08"/>
    <w:rPr>
      <w:sz w:val="16"/>
      <w:szCs w:val="16"/>
    </w:rPr>
  </w:style>
  <w:style w:type="paragraph" w:styleId="Testocommento">
    <w:name w:val="annotation text"/>
    <w:basedOn w:val="Normale"/>
    <w:link w:val="TestocommentoCarattere"/>
    <w:uiPriority w:val="99"/>
    <w:semiHidden/>
    <w:unhideWhenUsed/>
    <w:rsid w:val="00A75B08"/>
    <w:rPr>
      <w:szCs w:val="20"/>
    </w:rPr>
  </w:style>
  <w:style w:type="character" w:customStyle="1" w:styleId="TestocommentoCarattere">
    <w:name w:val="Testo commento Carattere"/>
    <w:basedOn w:val="Carpredefinitoparagrafo"/>
    <w:link w:val="Testocommento"/>
    <w:uiPriority w:val="99"/>
    <w:semiHidden/>
    <w:rsid w:val="00A75B08"/>
    <w:rPr>
      <w:rFonts w:ascii="Verdana" w:hAnsi="Verdana"/>
      <w:sz w:val="20"/>
      <w:szCs w:val="20"/>
    </w:rPr>
  </w:style>
  <w:style w:type="paragraph" w:styleId="Soggettocommento">
    <w:name w:val="annotation subject"/>
    <w:basedOn w:val="Testocommento"/>
    <w:next w:val="Testocommento"/>
    <w:link w:val="SoggettocommentoCarattere"/>
    <w:uiPriority w:val="99"/>
    <w:semiHidden/>
    <w:unhideWhenUsed/>
    <w:rsid w:val="00A75B08"/>
    <w:rPr>
      <w:b/>
      <w:bCs/>
    </w:rPr>
  </w:style>
  <w:style w:type="character" w:customStyle="1" w:styleId="SoggettocommentoCarattere">
    <w:name w:val="Soggetto commento Carattere"/>
    <w:basedOn w:val="TestocommentoCarattere"/>
    <w:link w:val="Soggettocommento"/>
    <w:uiPriority w:val="99"/>
    <w:semiHidden/>
    <w:rsid w:val="00A75B08"/>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641882">
      <w:bodyDiv w:val="1"/>
      <w:marLeft w:val="0"/>
      <w:marRight w:val="0"/>
      <w:marTop w:val="0"/>
      <w:marBottom w:val="0"/>
      <w:divBdr>
        <w:top w:val="none" w:sz="0" w:space="0" w:color="auto"/>
        <w:left w:val="none" w:sz="0" w:space="0" w:color="auto"/>
        <w:bottom w:val="none" w:sz="0" w:space="0" w:color="auto"/>
        <w:right w:val="none" w:sz="0" w:space="0" w:color="auto"/>
      </w:divBdr>
    </w:div>
    <w:div w:id="1519076099">
      <w:bodyDiv w:val="1"/>
      <w:marLeft w:val="0"/>
      <w:marRight w:val="0"/>
      <w:marTop w:val="0"/>
      <w:marBottom w:val="0"/>
      <w:divBdr>
        <w:top w:val="none" w:sz="0" w:space="0" w:color="auto"/>
        <w:left w:val="none" w:sz="0" w:space="0" w:color="auto"/>
        <w:bottom w:val="none" w:sz="0" w:space="0" w:color="auto"/>
        <w:right w:val="none" w:sz="0" w:space="0" w:color="auto"/>
      </w:divBdr>
      <w:divsChild>
        <w:div w:id="67701634">
          <w:marLeft w:val="0"/>
          <w:marRight w:val="0"/>
          <w:marTop w:val="0"/>
          <w:marBottom w:val="0"/>
          <w:divBdr>
            <w:top w:val="none" w:sz="0" w:space="0" w:color="auto"/>
            <w:left w:val="none" w:sz="0" w:space="0" w:color="auto"/>
            <w:bottom w:val="none" w:sz="0" w:space="0" w:color="auto"/>
            <w:right w:val="none" w:sz="0" w:space="0" w:color="auto"/>
          </w:divBdr>
        </w:div>
        <w:div w:id="769009777">
          <w:marLeft w:val="0"/>
          <w:marRight w:val="0"/>
          <w:marTop w:val="0"/>
          <w:marBottom w:val="0"/>
          <w:divBdr>
            <w:top w:val="none" w:sz="0" w:space="0" w:color="auto"/>
            <w:left w:val="none" w:sz="0" w:space="0" w:color="auto"/>
            <w:bottom w:val="none" w:sz="0" w:space="0" w:color="auto"/>
            <w:right w:val="none" w:sz="0" w:space="0" w:color="auto"/>
          </w:divBdr>
        </w:div>
        <w:div w:id="897321396">
          <w:marLeft w:val="0"/>
          <w:marRight w:val="0"/>
          <w:marTop w:val="0"/>
          <w:marBottom w:val="0"/>
          <w:divBdr>
            <w:top w:val="none" w:sz="0" w:space="0" w:color="auto"/>
            <w:left w:val="none" w:sz="0" w:space="0" w:color="auto"/>
            <w:bottom w:val="none" w:sz="0" w:space="0" w:color="auto"/>
            <w:right w:val="none" w:sz="0" w:space="0" w:color="auto"/>
          </w:divBdr>
        </w:div>
        <w:div w:id="1197236143">
          <w:marLeft w:val="0"/>
          <w:marRight w:val="0"/>
          <w:marTop w:val="0"/>
          <w:marBottom w:val="0"/>
          <w:divBdr>
            <w:top w:val="none" w:sz="0" w:space="0" w:color="auto"/>
            <w:left w:val="none" w:sz="0" w:space="0" w:color="auto"/>
            <w:bottom w:val="none" w:sz="0" w:space="0" w:color="auto"/>
            <w:right w:val="none" w:sz="0" w:space="0" w:color="auto"/>
          </w:divBdr>
        </w:div>
        <w:div w:id="1998530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oleObject" Target="embeddings/oleObject4.bin"/><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oleObject" Target="embeddings/oleObject3.bin"/><Relationship Id="rId28"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yperlink" Target="https://en.wikipedia.org/wiki/European_Centre_for_Medium-Range_Weather_Forecasts" TargetMode="External"/><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14FE6-FC4B-4CFF-B913-E32B41C80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52351</TotalTime>
  <Pages>1</Pages>
  <Words>12946</Words>
  <Characters>73795</Characters>
  <Application>Microsoft Office Word</Application>
  <DocSecurity>0</DocSecurity>
  <Lines>614</Lines>
  <Paragraphs>173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IES - JRC</Company>
  <LinksUpToDate>false</LinksUpToDate>
  <CharactersWithSpaces>86568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Bratu</dc:creator>
  <cp:keywords/>
  <dc:description/>
  <cp:lastModifiedBy>Account Microsoft</cp:lastModifiedBy>
  <cp:revision>116</cp:revision>
  <cp:lastPrinted>2019-05-21T07:05:00Z</cp:lastPrinted>
  <dcterms:created xsi:type="dcterms:W3CDTF">2017-11-28T09:06:00Z</dcterms:created>
  <dcterms:modified xsi:type="dcterms:W3CDTF">2021-05-11T08:39:00Z</dcterms:modified>
</cp:coreProperties>
</file>